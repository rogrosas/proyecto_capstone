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30C33" w14:textId="14D7A327" w:rsidR="005D1F48" w:rsidRPr="005D1F48" w:rsidRDefault="005D1F48" w:rsidP="00BF71B2">
      <w:pPr>
        <w:autoSpaceDE w:val="0"/>
        <w:spacing w:after="0" w:line="240" w:lineRule="auto"/>
        <w:jc w:val="center"/>
        <w:rPr>
          <w:rFonts w:ascii="Times New Roman" w:eastAsia="Times New Roman" w:hAnsi="Times New Roman" w:cs="Times New Roman"/>
          <w:kern w:val="0"/>
          <w:sz w:val="20"/>
          <w:szCs w:val="20"/>
          <w:u w:val="single"/>
          <w:lang w:val="es-ES_tradnl" w:eastAsia="es-ES_tradnl"/>
          <w14:ligatures w14:val="none"/>
        </w:rPr>
      </w:pPr>
      <w:bookmarkStart w:id="0" w:name="_Hlk182257903"/>
      <w:bookmarkStart w:id="1" w:name="_Hlk182257836"/>
      <w:bookmarkStart w:id="2" w:name="_Hlk173178480"/>
      <w:bookmarkStart w:id="3" w:name="_Hlk182257754"/>
      <w:r w:rsidRPr="005D1F48">
        <w:rPr>
          <w:rFonts w:ascii="Times New Roman" w:eastAsia="Times New Roman" w:hAnsi="Times New Roman" w:cs="Times New Roman"/>
          <w:b/>
          <w:kern w:val="0"/>
          <w:u w:val="single"/>
          <w:lang w:val="es-ES_tradnl" w:eastAsia="es-ES_tradnl"/>
          <w14:ligatures w14:val="none"/>
        </w:rPr>
        <w:t xml:space="preserve">CONTRATO DE SERVICIOS EASY OFFICE Nro.  </w:t>
      </w:r>
      <w:r w:rsidRPr="00DF3632">
        <w:rPr>
          <w:rFonts w:ascii="Times New Roman" w:eastAsia="Times New Roman" w:hAnsi="Times New Roman" w:cs="Times New Roman"/>
          <w:b/>
          <w:kern w:val="0"/>
          <w:u w:val="single"/>
          <w:lang w:val="es-ES_tradnl" w:eastAsia="es-ES_tradnl"/>
          <w14:ligatures w14:val="none"/>
        </w:rPr>
        <w:fldChar w:fldCharType="begin"/>
      </w:r>
      <w:r w:rsidRPr="00DF3632">
        <w:rPr>
          <w:rFonts w:ascii="Times New Roman" w:eastAsia="Times New Roman" w:hAnsi="Times New Roman" w:cs="Times New Roman"/>
          <w:b/>
          <w:kern w:val="0"/>
          <w:u w:val="single"/>
          <w:lang w:val="es-ES_tradnl" w:eastAsia="es-ES_tradnl"/>
          <w14:ligatures w14:val="none"/>
        </w:rPr>
        <w:instrText xml:space="preserve"> MERGEFIELD FOLIO </w:instrText>
      </w:r>
      <w:r w:rsidRPr="00DF3632">
        <w:rPr>
          <w:rFonts w:ascii="Times New Roman" w:eastAsia="Times New Roman" w:hAnsi="Times New Roman" w:cs="Times New Roman"/>
          <w:b/>
          <w:kern w:val="0"/>
          <w:u w:val="single"/>
          <w:lang w:val="es-ES_tradnl" w:eastAsia="es-ES_tradnl"/>
          <w14:ligatures w14:val="none"/>
        </w:rPr>
        <w:fldChar w:fldCharType="separate"/>
      </w:r>
      <w:r w:rsidR="009559C7" w:rsidRPr="004A44A8">
        <w:rPr>
          <w:rFonts w:ascii="Times New Roman" w:eastAsia="Times New Roman" w:hAnsi="Times New Roman" w:cs="Times New Roman"/>
          <w:b/>
          <w:noProof/>
          <w:kern w:val="0"/>
          <w:u w:val="single"/>
          <w:lang w:val="es-ES_tradnl" w:eastAsia="es-ES_tradnl"/>
          <w14:ligatures w14:val="none"/>
        </w:rPr>
        <w:t>LF-0152-2026</w:t>
      </w:r>
      <w:r w:rsidRPr="00DF3632">
        <w:rPr>
          <w:rFonts w:ascii="Times New Roman" w:eastAsia="Times New Roman" w:hAnsi="Times New Roman" w:cs="Times New Roman"/>
          <w:b/>
          <w:kern w:val="0"/>
          <w:u w:val="single"/>
          <w:lang w:val="es-ES_tradnl" w:eastAsia="es-ES_tradnl"/>
          <w14:ligatures w14:val="none"/>
        </w:rPr>
        <w:fldChar w:fldCharType="end"/>
      </w:r>
      <w:r w:rsidRPr="00DF3632">
        <w:rPr>
          <w:rFonts w:ascii="Times New Roman" w:eastAsia="Times New Roman" w:hAnsi="Times New Roman" w:cs="Times New Roman"/>
          <w:b/>
          <w:kern w:val="0"/>
          <w:u w:val="single"/>
          <w:lang w:val="es-ES_tradnl" w:eastAsia="es-ES_tradnl"/>
          <w14:ligatures w14:val="none"/>
        </w:rPr>
        <w:t>.-</w:t>
      </w:r>
    </w:p>
    <w:p w14:paraId="77439FAC" w14:textId="167D9CE4" w:rsidR="002A43A7" w:rsidRDefault="005D1F48" w:rsidP="005D1F48">
      <w:pPr>
        <w:spacing w:after="0" w:line="240" w:lineRule="auto"/>
        <w:ind w:right="180"/>
        <w:jc w:val="both"/>
        <w:rPr>
          <w:rFonts w:ascii="Times New Roman" w:eastAsia="Times New Roman" w:hAnsi="Times New Roman" w:cs="Times New Roman"/>
          <w:kern w:val="0"/>
          <w:sz w:val="17"/>
          <w:szCs w:val="17"/>
          <w:lang w:val="es-ES_tradnl" w:eastAsia="es-ES_tradnl"/>
          <w14:ligatures w14:val="none"/>
        </w:rPr>
      </w:pPr>
      <w:r w:rsidRPr="005D1F48">
        <w:rPr>
          <w:rFonts w:ascii="Times New Roman" w:eastAsia="Times New Roman" w:hAnsi="Times New Roman" w:cs="Times New Roman"/>
          <w:kern w:val="0"/>
          <w:sz w:val="17"/>
          <w:szCs w:val="17"/>
          <w:lang w:val="es-ES_tradnl" w:eastAsia="es-ES_tradnl"/>
          <w14:ligatures w14:val="none"/>
        </w:rPr>
        <w:t>En Santiago, a</w:t>
      </w:r>
      <w:r w:rsidR="00B61AF9">
        <w:rPr>
          <w:rFonts w:ascii="Times New Roman" w:eastAsia="Times New Roman" w:hAnsi="Times New Roman" w:cs="Times New Roman"/>
          <w:kern w:val="0"/>
          <w:sz w:val="17"/>
          <w:szCs w:val="17"/>
          <w:lang w:val="es-ES_tradnl" w:eastAsia="es-ES_tradnl"/>
          <w14:ligatures w14:val="none"/>
        </w:rPr>
        <w:t xml:space="preserve"> </w:t>
      </w:r>
      <w:r w:rsidR="00B61AF9" w:rsidRPr="00B61AF9">
        <w:rPr>
          <w:rFonts w:ascii="Times New Roman" w:eastAsia="Times New Roman" w:hAnsi="Times New Roman" w:cs="Times New Roman"/>
          <w:b/>
          <w:bCs/>
          <w:kern w:val="0"/>
          <w:sz w:val="17"/>
          <w:szCs w:val="17"/>
          <w:lang w:val="es-ES_tradnl" w:eastAsia="es-ES_tradnl"/>
          <w14:ligatures w14:val="none"/>
        </w:rPr>
        <w:fldChar w:fldCharType="begin"/>
      </w:r>
      <w:r w:rsidR="00B61AF9" w:rsidRPr="00B61AF9">
        <w:rPr>
          <w:rFonts w:ascii="Times New Roman" w:eastAsia="Times New Roman" w:hAnsi="Times New Roman" w:cs="Times New Roman"/>
          <w:b/>
          <w:bCs/>
          <w:kern w:val="0"/>
          <w:sz w:val="17"/>
          <w:szCs w:val="17"/>
          <w:lang w:val="es-ES_tradnl" w:eastAsia="es-ES_tradnl"/>
          <w14:ligatures w14:val="none"/>
        </w:rPr>
        <w:instrText xml:space="preserve"> MERGEFIELD "FECHA_DE_INICIO" </w:instrText>
      </w:r>
      <w:r w:rsidR="00B61AF9" w:rsidRPr="00B61AF9">
        <w:rPr>
          <w:rFonts w:ascii="Times New Roman" w:eastAsia="Times New Roman" w:hAnsi="Times New Roman" w:cs="Times New Roman"/>
          <w:b/>
          <w:bCs/>
          <w:kern w:val="0"/>
          <w:sz w:val="17"/>
          <w:szCs w:val="17"/>
          <w:lang w:val="es-ES_tradnl" w:eastAsia="es-ES_tradnl"/>
          <w14:ligatures w14:val="none"/>
        </w:rPr>
        <w:fldChar w:fldCharType="separate"/>
      </w:r>
      <w:r w:rsidR="009559C7" w:rsidRPr="004A44A8">
        <w:rPr>
          <w:rFonts w:ascii="Times New Roman" w:eastAsia="Times New Roman" w:hAnsi="Times New Roman" w:cs="Times New Roman"/>
          <w:b/>
          <w:bCs/>
          <w:noProof/>
          <w:kern w:val="0"/>
          <w:sz w:val="17"/>
          <w:szCs w:val="17"/>
          <w:lang w:val="es-ES_tradnl" w:eastAsia="es-ES_tradnl"/>
          <w14:ligatures w14:val="none"/>
        </w:rPr>
        <w:t>02 DE OCTUBRE DE 2026</w:t>
      </w:r>
      <w:r w:rsidR="00B61AF9" w:rsidRPr="00B61AF9">
        <w:rPr>
          <w:rFonts w:ascii="Times New Roman" w:eastAsia="Times New Roman" w:hAnsi="Times New Roman" w:cs="Times New Roman"/>
          <w:b/>
          <w:bCs/>
          <w:kern w:val="0"/>
          <w:sz w:val="17"/>
          <w:szCs w:val="17"/>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entre </w:t>
      </w:r>
      <w:r w:rsidRPr="00DF3632">
        <w:rPr>
          <w:rFonts w:ascii="Times New Roman" w:eastAsia="Times New Roman" w:hAnsi="Times New Roman" w:cs="Times New Roman"/>
          <w:b/>
          <w:kern w:val="0"/>
          <w:sz w:val="17"/>
          <w:szCs w:val="17"/>
          <w:lang w:val="es-ES_tradnl" w:eastAsia="es-ES_tradnl"/>
          <w14:ligatures w14:val="none"/>
        </w:rPr>
        <w:t xml:space="preserve">EASY OFFICE </w:t>
      </w:r>
      <w:proofErr w:type="spellStart"/>
      <w:r w:rsidRPr="00DF3632">
        <w:rPr>
          <w:rFonts w:ascii="Times New Roman" w:eastAsia="Times New Roman" w:hAnsi="Times New Roman" w:cs="Times New Roman"/>
          <w:b/>
          <w:kern w:val="0"/>
          <w:sz w:val="17"/>
          <w:szCs w:val="17"/>
          <w:lang w:val="es-ES_tradnl" w:eastAsia="es-ES_tradnl"/>
          <w14:ligatures w14:val="none"/>
        </w:rPr>
        <w:t>Sp</w:t>
      </w:r>
      <w:r w:rsidR="00545D65" w:rsidRPr="00DF3632">
        <w:rPr>
          <w:rFonts w:ascii="Times New Roman" w:eastAsia="Times New Roman" w:hAnsi="Times New Roman" w:cs="Times New Roman"/>
          <w:b/>
          <w:kern w:val="0"/>
          <w:sz w:val="17"/>
          <w:szCs w:val="17"/>
          <w:lang w:val="es-ES_tradnl" w:eastAsia="es-ES_tradnl"/>
          <w14:ligatures w14:val="none"/>
        </w:rPr>
        <w:t>A</w:t>
      </w:r>
      <w:proofErr w:type="spellEnd"/>
      <w:r w:rsidRPr="00DF3632">
        <w:rPr>
          <w:rFonts w:ascii="Times New Roman" w:eastAsia="Times New Roman" w:hAnsi="Times New Roman" w:cs="Times New Roman"/>
          <w:b/>
          <w:kern w:val="0"/>
          <w:sz w:val="17"/>
          <w:szCs w:val="17"/>
          <w:lang w:val="es-ES_tradnl" w:eastAsia="es-ES_tradnl"/>
          <w14:ligatures w14:val="none"/>
        </w:rPr>
        <w:t xml:space="preserve">, </w:t>
      </w:r>
      <w:r w:rsidR="000F5290" w:rsidRPr="007451DC">
        <w:rPr>
          <w:rFonts w:ascii="Times New Roman" w:eastAsia="Times New Roman" w:hAnsi="Times New Roman" w:cs="Times New Roman"/>
          <w:bCs/>
          <w:kern w:val="0"/>
          <w:sz w:val="17"/>
          <w:szCs w:val="17"/>
          <w:lang w:val="es-ES_tradnl" w:eastAsia="es-ES_tradnl"/>
          <w14:ligatures w14:val="none"/>
        </w:rPr>
        <w:t>rol único tributario número</w:t>
      </w:r>
      <w:r w:rsidRPr="00DF3632">
        <w:rPr>
          <w:rFonts w:ascii="Times New Roman" w:eastAsia="Times New Roman" w:hAnsi="Times New Roman" w:cs="Times New Roman"/>
          <w:b/>
          <w:kern w:val="0"/>
          <w:sz w:val="17"/>
          <w:szCs w:val="17"/>
          <w:lang w:val="es-ES_tradnl" w:eastAsia="es-ES_tradnl"/>
          <w14:ligatures w14:val="none"/>
        </w:rPr>
        <w:t xml:space="preserve"> 76.767.27</w:t>
      </w:r>
      <w:r w:rsidR="002C0616" w:rsidRPr="00DF3632">
        <w:rPr>
          <w:rFonts w:ascii="Times New Roman" w:eastAsia="Times New Roman" w:hAnsi="Times New Roman" w:cs="Times New Roman"/>
          <w:b/>
          <w:kern w:val="0"/>
          <w:sz w:val="17"/>
          <w:szCs w:val="17"/>
          <w:lang w:val="es-ES_tradnl" w:eastAsia="es-ES_tradnl"/>
          <w14:ligatures w14:val="none"/>
        </w:rPr>
        <w:t>2</w:t>
      </w:r>
      <w:r w:rsidR="000D6B6D" w:rsidRPr="00DF3632">
        <w:rPr>
          <w:rFonts w:ascii="Times New Roman" w:eastAsia="Times New Roman" w:hAnsi="Times New Roman" w:cs="Times New Roman"/>
          <w:b/>
          <w:kern w:val="0"/>
          <w:sz w:val="17"/>
          <w:szCs w:val="17"/>
          <w:lang w:val="es-ES_tradnl" w:eastAsia="es-ES_tradnl"/>
          <w14:ligatures w14:val="none"/>
        </w:rPr>
        <w:t>-</w:t>
      </w:r>
      <w:r w:rsidR="002C0616" w:rsidRPr="00DF3632">
        <w:rPr>
          <w:rFonts w:ascii="Times New Roman" w:eastAsia="Times New Roman" w:hAnsi="Times New Roman" w:cs="Times New Roman"/>
          <w:b/>
          <w:kern w:val="0"/>
          <w:sz w:val="17"/>
          <w:szCs w:val="17"/>
          <w:lang w:val="es-ES_tradnl" w:eastAsia="es-ES_tradnl"/>
          <w14:ligatures w14:val="none"/>
        </w:rPr>
        <w:t>1</w:t>
      </w:r>
      <w:r w:rsidRPr="00DF3632">
        <w:rPr>
          <w:rFonts w:ascii="Times New Roman" w:eastAsia="Times New Roman" w:hAnsi="Times New Roman" w:cs="Times New Roman"/>
          <w:kern w:val="0"/>
          <w:sz w:val="17"/>
          <w:szCs w:val="17"/>
          <w:lang w:val="es-ES_tradnl" w:eastAsia="es-ES_tradnl"/>
          <w14:ligatures w14:val="none"/>
        </w:rPr>
        <w:t>, representada</w:t>
      </w:r>
      <w:del w:id="4" w:author="Usuario" w:date="2025-04-01T11:27:00Z">
        <w:r w:rsidRPr="00DF3632" w:rsidDel="00545D65">
          <w:rPr>
            <w:rFonts w:ascii="Times New Roman" w:eastAsia="Times New Roman" w:hAnsi="Times New Roman" w:cs="Times New Roman"/>
            <w:kern w:val="0"/>
            <w:sz w:val="17"/>
            <w:szCs w:val="17"/>
            <w:lang w:val="es-ES_tradnl" w:eastAsia="es-ES_tradnl"/>
            <w14:ligatures w14:val="none"/>
          </w:rPr>
          <w:delText xml:space="preserve"> </w:delText>
        </w:r>
      </w:del>
      <w:r w:rsidRPr="00DF3632">
        <w:rPr>
          <w:rFonts w:ascii="Times New Roman" w:eastAsia="Times New Roman" w:hAnsi="Times New Roman" w:cs="Times New Roman"/>
          <w:kern w:val="0"/>
          <w:sz w:val="17"/>
          <w:szCs w:val="17"/>
          <w:lang w:val="es-ES_tradnl" w:eastAsia="es-ES_tradnl"/>
          <w14:ligatures w14:val="none"/>
        </w:rPr>
        <w:t xml:space="preserve"> por </w:t>
      </w:r>
      <w:r w:rsidR="00545D65" w:rsidRPr="00DF3632">
        <w:rPr>
          <w:rFonts w:ascii="Times New Roman" w:eastAsia="Times New Roman" w:hAnsi="Times New Roman" w:cs="Times New Roman"/>
          <w:kern w:val="0"/>
          <w:sz w:val="17"/>
          <w:szCs w:val="17"/>
          <w:lang w:val="es-ES_tradnl" w:eastAsia="es-ES_tradnl"/>
          <w14:ligatures w14:val="none"/>
        </w:rPr>
        <w:t>d</w:t>
      </w:r>
      <w:r w:rsidRPr="00DF3632">
        <w:rPr>
          <w:rFonts w:ascii="Times New Roman" w:eastAsia="Times New Roman" w:hAnsi="Times New Roman" w:cs="Times New Roman"/>
          <w:kern w:val="0"/>
          <w:sz w:val="17"/>
          <w:szCs w:val="17"/>
          <w:lang w:val="es-ES_tradnl" w:eastAsia="es-ES_tradnl"/>
          <w14:ligatures w14:val="none"/>
        </w:rPr>
        <w:t xml:space="preserve">on </w:t>
      </w:r>
      <w:r w:rsidRPr="00DF3632">
        <w:rPr>
          <w:rFonts w:ascii="Times New Roman" w:eastAsia="Times New Roman" w:hAnsi="Times New Roman" w:cs="Times New Roman"/>
          <w:b/>
          <w:kern w:val="0"/>
          <w:sz w:val="17"/>
          <w:szCs w:val="17"/>
          <w:lang w:val="es-ES_tradnl" w:eastAsia="es-ES_tradnl"/>
          <w14:ligatures w14:val="none"/>
        </w:rPr>
        <w:t xml:space="preserve">MARCO ANTONIO ESCOBAR DONOSO, </w:t>
      </w:r>
      <w:r w:rsidR="00545D65" w:rsidRPr="00DF3632">
        <w:rPr>
          <w:rFonts w:ascii="Times New Roman" w:eastAsia="Times New Roman" w:hAnsi="Times New Roman" w:cs="Times New Roman"/>
          <w:bCs/>
          <w:kern w:val="0"/>
          <w:sz w:val="17"/>
          <w:szCs w:val="17"/>
          <w:lang w:val="es-ES_tradnl" w:eastAsia="es-ES_tradnl"/>
          <w14:ligatures w14:val="none"/>
        </w:rPr>
        <w:t xml:space="preserve">chileno, divorciado, </w:t>
      </w:r>
      <w:r w:rsidRPr="00DF3632">
        <w:rPr>
          <w:rFonts w:ascii="Times New Roman" w:eastAsia="Times New Roman" w:hAnsi="Times New Roman" w:cs="Times New Roman"/>
          <w:kern w:val="0"/>
          <w:sz w:val="17"/>
          <w:szCs w:val="17"/>
          <w:lang w:val="es-ES_tradnl" w:eastAsia="es-ES_tradnl"/>
          <w14:ligatures w14:val="none"/>
        </w:rPr>
        <w:t xml:space="preserve">ingeniero de ejecución, </w:t>
      </w:r>
      <w:r w:rsidR="000F5290" w:rsidRPr="00B61AF9">
        <w:rPr>
          <w:rFonts w:ascii="Times New Roman" w:eastAsia="Times New Roman" w:hAnsi="Times New Roman" w:cs="Times New Roman"/>
          <w:kern w:val="0"/>
          <w:sz w:val="17"/>
          <w:szCs w:val="17"/>
          <w:lang w:val="es-ES_tradnl" w:eastAsia="es-ES_tradnl"/>
          <w14:ligatures w14:val="none"/>
        </w:rPr>
        <w:t>cédula de identidad número</w:t>
      </w:r>
      <w:ins w:id="5" w:author="Usuario" w:date="2025-04-01T11:35:00Z">
        <w:r w:rsidR="000F5290" w:rsidRPr="00DF3632">
          <w:rPr>
            <w:rFonts w:ascii="Times New Roman" w:eastAsia="Times New Roman" w:hAnsi="Times New Roman" w:cs="Times New Roman"/>
            <w:b/>
            <w:kern w:val="0"/>
            <w:sz w:val="17"/>
            <w:szCs w:val="17"/>
            <w:lang w:val="es-ES_tradnl" w:eastAsia="es-ES_tradnl"/>
            <w14:ligatures w14:val="none"/>
          </w:rPr>
          <w:t xml:space="preserve"> </w:t>
        </w:r>
      </w:ins>
      <w:r w:rsidRPr="00DF3632">
        <w:rPr>
          <w:rFonts w:ascii="Times New Roman" w:eastAsia="Times New Roman" w:hAnsi="Times New Roman" w:cs="Times New Roman"/>
          <w:b/>
          <w:kern w:val="0"/>
          <w:sz w:val="17"/>
          <w:szCs w:val="17"/>
          <w:lang w:val="es-ES_tradnl" w:eastAsia="es-ES_tradnl"/>
          <w14:ligatures w14:val="none"/>
        </w:rPr>
        <w:t>10.398.885</w:t>
      </w:r>
      <w:r w:rsidR="00B61AF9">
        <w:rPr>
          <w:rFonts w:ascii="Times New Roman" w:eastAsia="Times New Roman" w:hAnsi="Times New Roman" w:cs="Times New Roman"/>
          <w:b/>
          <w:kern w:val="0"/>
          <w:sz w:val="17"/>
          <w:szCs w:val="17"/>
          <w:lang w:val="es-ES_tradnl" w:eastAsia="es-ES_tradnl"/>
          <w14:ligatures w14:val="none"/>
        </w:rPr>
        <w:t>-</w:t>
      </w:r>
      <w:r w:rsidRPr="00DF3632">
        <w:rPr>
          <w:rFonts w:ascii="Times New Roman" w:eastAsia="Times New Roman" w:hAnsi="Times New Roman" w:cs="Times New Roman"/>
          <w:b/>
          <w:kern w:val="0"/>
          <w:sz w:val="17"/>
          <w:szCs w:val="17"/>
          <w:lang w:val="es-ES_tradnl" w:eastAsia="es-ES_tradnl"/>
          <w14:ligatures w14:val="none"/>
        </w:rPr>
        <w:t>3</w:t>
      </w:r>
      <w:r w:rsidRPr="00DF3632">
        <w:rPr>
          <w:rFonts w:ascii="Times New Roman" w:eastAsia="Times New Roman" w:hAnsi="Times New Roman" w:cs="Times New Roman"/>
          <w:kern w:val="0"/>
          <w:sz w:val="17"/>
          <w:szCs w:val="17"/>
          <w:lang w:val="es-ES_tradnl" w:eastAsia="es-ES_tradnl"/>
          <w14:ligatures w14:val="none"/>
        </w:rPr>
        <w:t xml:space="preserve">, ambos con domicilio en </w:t>
      </w:r>
      <w:r w:rsidRPr="00DF3632">
        <w:rPr>
          <w:rFonts w:ascii="Times New Roman" w:eastAsia="Times New Roman" w:hAnsi="Times New Roman" w:cs="Times New Roman"/>
          <w:b/>
          <w:kern w:val="0"/>
          <w:sz w:val="17"/>
          <w:szCs w:val="17"/>
          <w:lang w:val="es-ES_tradnl" w:eastAsia="es-ES_tradnl"/>
          <w14:ligatures w14:val="none"/>
        </w:rPr>
        <w:t>BLANCO</w:t>
      </w:r>
      <w:r w:rsidR="00545D65" w:rsidRPr="00DF3632">
        <w:rPr>
          <w:rFonts w:ascii="Times New Roman" w:eastAsia="Times New Roman" w:hAnsi="Times New Roman" w:cs="Times New Roman"/>
          <w:b/>
          <w:kern w:val="0"/>
          <w:sz w:val="17"/>
          <w:szCs w:val="17"/>
          <w:lang w:val="es-ES_tradnl" w:eastAsia="es-ES_tradnl"/>
          <w14:ligatures w14:val="none"/>
        </w:rPr>
        <w:t xml:space="preserve"> N°</w:t>
      </w:r>
      <w:r w:rsidRPr="00DF3632">
        <w:rPr>
          <w:rFonts w:ascii="Times New Roman" w:eastAsia="Times New Roman" w:hAnsi="Times New Roman" w:cs="Times New Roman"/>
          <w:b/>
          <w:kern w:val="0"/>
          <w:sz w:val="17"/>
          <w:szCs w:val="17"/>
          <w:lang w:val="es-ES_tradnl" w:eastAsia="es-ES_tradnl"/>
          <w14:ligatures w14:val="none"/>
        </w:rPr>
        <w:t xml:space="preserve">1215, OFICINA </w:t>
      </w:r>
      <w:r w:rsidR="008878EC" w:rsidRPr="00DF3632">
        <w:rPr>
          <w:rFonts w:ascii="Times New Roman" w:eastAsia="Times New Roman" w:hAnsi="Times New Roman" w:cs="Times New Roman"/>
          <w:b/>
          <w:kern w:val="0"/>
          <w:sz w:val="17"/>
          <w:szCs w:val="17"/>
          <w:lang w:val="es-ES_tradnl" w:eastAsia="es-ES_tradnl"/>
          <w14:ligatures w14:val="none"/>
        </w:rPr>
        <w:t>N°</w:t>
      </w:r>
      <w:r w:rsidRPr="00DF3632">
        <w:rPr>
          <w:rFonts w:ascii="Times New Roman" w:eastAsia="Times New Roman" w:hAnsi="Times New Roman" w:cs="Times New Roman"/>
          <w:b/>
          <w:kern w:val="0"/>
          <w:sz w:val="17"/>
          <w:szCs w:val="17"/>
          <w:lang w:val="es-ES_tradnl" w:eastAsia="es-ES_tradnl"/>
          <w14:ligatures w14:val="none"/>
        </w:rPr>
        <w:t>405</w:t>
      </w:r>
      <w:r w:rsidRPr="00DF3632">
        <w:rPr>
          <w:rFonts w:ascii="Times New Roman" w:eastAsia="Times New Roman" w:hAnsi="Times New Roman" w:cs="Times New Roman"/>
          <w:kern w:val="0"/>
          <w:sz w:val="17"/>
          <w:szCs w:val="17"/>
          <w:lang w:val="es-ES_tradnl" w:eastAsia="es-ES_tradnl"/>
          <w14:ligatures w14:val="none"/>
        </w:rPr>
        <w:t xml:space="preserve">, comuna de </w:t>
      </w:r>
      <w:r w:rsidRPr="00DF3632">
        <w:rPr>
          <w:rFonts w:ascii="Times New Roman" w:eastAsia="Times New Roman" w:hAnsi="Times New Roman" w:cs="Times New Roman"/>
          <w:b/>
          <w:kern w:val="0"/>
          <w:sz w:val="17"/>
          <w:szCs w:val="17"/>
          <w:lang w:val="es-ES_tradnl" w:eastAsia="es-ES_tradnl"/>
          <w14:ligatures w14:val="none"/>
        </w:rPr>
        <w:t>VALPARA</w:t>
      </w:r>
      <w:r w:rsidR="00545D65" w:rsidRPr="00DF3632">
        <w:rPr>
          <w:rFonts w:ascii="Times New Roman" w:eastAsia="Times New Roman" w:hAnsi="Times New Roman" w:cs="Times New Roman"/>
          <w:b/>
          <w:kern w:val="0"/>
          <w:sz w:val="17"/>
          <w:szCs w:val="17"/>
          <w:lang w:val="es-ES_tradnl" w:eastAsia="es-ES_tradnl"/>
          <w14:ligatures w14:val="none"/>
        </w:rPr>
        <w:t>Í</w:t>
      </w:r>
      <w:r w:rsidRPr="00DF3632">
        <w:rPr>
          <w:rFonts w:ascii="Times New Roman" w:eastAsia="Times New Roman" w:hAnsi="Times New Roman" w:cs="Times New Roman"/>
          <w:b/>
          <w:kern w:val="0"/>
          <w:sz w:val="17"/>
          <w:szCs w:val="17"/>
          <w:lang w:val="es-ES_tradnl" w:eastAsia="es-ES_tradnl"/>
          <w14:ligatures w14:val="none"/>
        </w:rPr>
        <w:t>SO</w:t>
      </w:r>
      <w:r w:rsidR="00F6747B" w:rsidRPr="00DF3632">
        <w:rPr>
          <w:rFonts w:ascii="Times New Roman" w:eastAsia="Times New Roman" w:hAnsi="Times New Roman" w:cs="Times New Roman"/>
          <w:b/>
          <w:kern w:val="0"/>
          <w:sz w:val="17"/>
          <w:szCs w:val="17"/>
          <w:lang w:val="es-ES_tradnl" w:eastAsia="es-ES_tradnl"/>
          <w14:ligatures w14:val="none"/>
        </w:rPr>
        <w:t xml:space="preserve">, </w:t>
      </w:r>
      <w:r w:rsidR="00D14ED2" w:rsidRPr="007451DC">
        <w:rPr>
          <w:rFonts w:ascii="Times New Roman" w:eastAsia="Times New Roman" w:hAnsi="Times New Roman" w:cs="Times New Roman"/>
          <w:bCs/>
          <w:kern w:val="0"/>
          <w:sz w:val="17"/>
          <w:szCs w:val="17"/>
          <w:lang w:val="es-ES_tradnl" w:eastAsia="es-ES_tradnl"/>
          <w14:ligatures w14:val="none"/>
        </w:rPr>
        <w:t>r</w:t>
      </w:r>
      <w:r w:rsidR="00F6747B" w:rsidRPr="007451DC">
        <w:rPr>
          <w:rFonts w:ascii="Times New Roman" w:eastAsia="Times New Roman" w:hAnsi="Times New Roman" w:cs="Times New Roman"/>
          <w:bCs/>
          <w:kern w:val="0"/>
          <w:sz w:val="17"/>
          <w:szCs w:val="17"/>
          <w:lang w:val="es-ES_tradnl" w:eastAsia="es-ES_tradnl"/>
          <w14:ligatures w14:val="none"/>
        </w:rPr>
        <w:t>egión</w:t>
      </w:r>
      <w:r w:rsidR="00D14ED2" w:rsidRPr="007451DC">
        <w:rPr>
          <w:rFonts w:ascii="Times New Roman" w:eastAsia="Times New Roman" w:hAnsi="Times New Roman" w:cs="Times New Roman"/>
          <w:bCs/>
          <w:kern w:val="0"/>
          <w:sz w:val="17"/>
          <w:szCs w:val="17"/>
          <w:lang w:val="es-ES_tradnl" w:eastAsia="es-ES_tradnl"/>
          <w14:ligatures w14:val="none"/>
        </w:rPr>
        <w:t xml:space="preserve"> de</w:t>
      </w:r>
      <w:r w:rsidR="00D14ED2">
        <w:rPr>
          <w:rFonts w:ascii="Times New Roman" w:eastAsia="Times New Roman" w:hAnsi="Times New Roman" w:cs="Times New Roman"/>
          <w:b/>
          <w:kern w:val="0"/>
          <w:sz w:val="17"/>
          <w:szCs w:val="17"/>
          <w:lang w:val="es-ES_tradnl" w:eastAsia="es-ES_tradnl"/>
          <w14:ligatures w14:val="none"/>
        </w:rPr>
        <w:t xml:space="preserve"> V</w:t>
      </w:r>
      <w:r w:rsidR="007451DC">
        <w:rPr>
          <w:rFonts w:ascii="Times New Roman" w:eastAsia="Times New Roman" w:hAnsi="Times New Roman" w:cs="Times New Roman"/>
          <w:b/>
          <w:kern w:val="0"/>
          <w:sz w:val="17"/>
          <w:szCs w:val="17"/>
          <w:lang w:val="es-ES_tradnl" w:eastAsia="es-ES_tradnl"/>
          <w14:ligatures w14:val="none"/>
        </w:rPr>
        <w:t>ALPARAÍSO</w:t>
      </w:r>
      <w:r w:rsidRPr="00DF3632">
        <w:rPr>
          <w:rFonts w:ascii="Times New Roman" w:eastAsia="Times New Roman" w:hAnsi="Times New Roman" w:cs="Times New Roman"/>
          <w:kern w:val="0"/>
          <w:sz w:val="17"/>
          <w:szCs w:val="17"/>
          <w:lang w:val="es-ES_tradnl" w:eastAsia="es-ES_tradnl"/>
          <w14:ligatures w14:val="none"/>
        </w:rPr>
        <w:t>, en adelante “EASY OFFICE”</w:t>
      </w:r>
      <w:r w:rsidR="0086726F" w:rsidRPr="00DF3632">
        <w:rPr>
          <w:rFonts w:ascii="Times New Roman" w:eastAsia="Times New Roman" w:hAnsi="Times New Roman" w:cs="Times New Roman"/>
          <w:kern w:val="0"/>
          <w:sz w:val="17"/>
          <w:szCs w:val="17"/>
          <w:lang w:val="es-ES_tradnl" w:eastAsia="es-ES_tradnl"/>
          <w14:ligatures w14:val="none"/>
        </w:rPr>
        <w:t>;</w:t>
      </w:r>
      <w:r w:rsidR="00B5538E" w:rsidRPr="00DF3632">
        <w:rPr>
          <w:rFonts w:ascii="Times New Roman" w:eastAsia="Times New Roman" w:hAnsi="Times New Roman" w:cs="Times New Roman"/>
          <w:kern w:val="0"/>
          <w:sz w:val="17"/>
          <w:szCs w:val="17"/>
          <w:lang w:val="es-ES_tradnl" w:eastAsia="es-ES_tradnl"/>
          <w14:ligatures w14:val="none"/>
        </w:rPr>
        <w:t xml:space="preserve"> </w:t>
      </w:r>
      <w:r w:rsidRPr="00DF3632">
        <w:rPr>
          <w:rFonts w:ascii="Times New Roman" w:eastAsia="Times New Roman" w:hAnsi="Times New Roman" w:cs="Times New Roman"/>
          <w:kern w:val="0"/>
          <w:sz w:val="17"/>
          <w:szCs w:val="17"/>
          <w:lang w:val="es-ES_tradnl" w:eastAsia="es-ES_tradnl"/>
          <w14:ligatures w14:val="none"/>
        </w:rPr>
        <w:t>y</w:t>
      </w:r>
      <w:r w:rsidR="0086726F" w:rsidRPr="00DF3632">
        <w:rPr>
          <w:rFonts w:ascii="Times New Roman" w:eastAsia="Times New Roman" w:hAnsi="Times New Roman" w:cs="Times New Roman"/>
          <w:kern w:val="0"/>
          <w:sz w:val="17"/>
          <w:szCs w:val="17"/>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por la otra</w:t>
      </w:r>
      <w:r w:rsidR="00FC69B2" w:rsidRPr="00DF3632">
        <w:rPr>
          <w:rFonts w:ascii="Times New Roman" w:eastAsia="Times New Roman" w:hAnsi="Times New Roman" w:cs="Times New Roman"/>
          <w:kern w:val="0"/>
          <w:sz w:val="17"/>
          <w:szCs w:val="17"/>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la empresa </w:t>
      </w:r>
      <w:r w:rsidRPr="00DF3632">
        <w:rPr>
          <w:rFonts w:ascii="Times New Roman" w:eastAsia="Times New Roman" w:hAnsi="Times New Roman" w:cs="Times New Roman"/>
          <w:b/>
          <w:bCs/>
          <w:kern w:val="0"/>
          <w:sz w:val="17"/>
          <w:szCs w:val="17"/>
          <w:lang w:val="es-ES_tradnl" w:eastAsia="es-ES_tradnl"/>
          <w14:ligatures w14:val="none"/>
        </w:rPr>
        <w:fldChar w:fldCharType="begin"/>
      </w:r>
      <w:r w:rsidRPr="00DF3632">
        <w:rPr>
          <w:rFonts w:ascii="Times New Roman" w:eastAsia="Times New Roman" w:hAnsi="Times New Roman" w:cs="Times New Roman"/>
          <w:b/>
          <w:bCs/>
          <w:kern w:val="0"/>
          <w:sz w:val="17"/>
          <w:szCs w:val="17"/>
          <w:lang w:val="es-ES_tradnl" w:eastAsia="es-ES_tradnl"/>
          <w14:ligatures w14:val="none"/>
        </w:rPr>
        <w:instrText xml:space="preserve"> MERGEFIELD "RAZON_SOCIAL" </w:instrText>
      </w:r>
      <w:r w:rsidRPr="00DF3632">
        <w:rPr>
          <w:rFonts w:ascii="Times New Roman" w:eastAsia="Times New Roman" w:hAnsi="Times New Roman" w:cs="Times New Roman"/>
          <w:b/>
          <w:bCs/>
          <w:kern w:val="0"/>
          <w:sz w:val="17"/>
          <w:szCs w:val="17"/>
          <w:lang w:val="es-ES_tradnl" w:eastAsia="es-ES_tradnl"/>
          <w14:ligatures w14:val="none"/>
        </w:rPr>
        <w:fldChar w:fldCharType="separate"/>
      </w:r>
      <w:r w:rsidR="009559C7" w:rsidRPr="004A44A8">
        <w:rPr>
          <w:rFonts w:ascii="Times New Roman" w:eastAsia="Times New Roman" w:hAnsi="Times New Roman" w:cs="Times New Roman"/>
          <w:b/>
          <w:bCs/>
          <w:noProof/>
          <w:kern w:val="0"/>
          <w:sz w:val="17"/>
          <w:szCs w:val="17"/>
          <w:lang w:val="es-ES_tradnl" w:eastAsia="es-ES_tradnl"/>
          <w14:ligatures w14:val="none"/>
        </w:rPr>
        <w:t>ALTUS AND COMPANY CO. SPA</w:t>
      </w:r>
      <w:r w:rsidRPr="00DF3632">
        <w:rPr>
          <w:rFonts w:ascii="Times New Roman" w:eastAsia="Times New Roman" w:hAnsi="Times New Roman" w:cs="Times New Roman"/>
          <w:b/>
          <w:bCs/>
          <w:kern w:val="0"/>
          <w:sz w:val="17"/>
          <w:szCs w:val="17"/>
          <w:lang w:val="es-ES_tradnl" w:eastAsia="es-ES_tradnl"/>
          <w14:ligatures w14:val="none"/>
        </w:rPr>
        <w:fldChar w:fldCharType="end"/>
      </w:r>
      <w:r w:rsidRPr="00DF3632">
        <w:rPr>
          <w:rFonts w:ascii="Times New Roman" w:eastAsia="Times New Roman" w:hAnsi="Times New Roman" w:cs="Times New Roman"/>
          <w:b/>
          <w:kern w:val="0"/>
          <w:sz w:val="17"/>
          <w:szCs w:val="17"/>
          <w:lang w:val="es-ES_tradnl" w:eastAsia="es-ES_tradnl"/>
          <w14:ligatures w14:val="none"/>
        </w:rPr>
        <w:t xml:space="preserve">, </w:t>
      </w:r>
      <w:r w:rsidR="004857C6" w:rsidRPr="007451DC">
        <w:rPr>
          <w:rFonts w:ascii="Times New Roman" w:eastAsia="Times New Roman" w:hAnsi="Times New Roman" w:cs="Times New Roman"/>
          <w:bCs/>
          <w:kern w:val="0"/>
          <w:sz w:val="17"/>
          <w:szCs w:val="17"/>
          <w:lang w:val="es-ES_tradnl" w:eastAsia="es-ES_tradnl"/>
          <w14:ligatures w14:val="none"/>
        </w:rPr>
        <w:t>rol único tributario número</w:t>
      </w:r>
      <w:r w:rsidR="004857C6" w:rsidRPr="00DF3632">
        <w:rPr>
          <w:rFonts w:ascii="Times New Roman" w:eastAsia="Times New Roman" w:hAnsi="Times New Roman" w:cs="Times New Roman"/>
          <w:b/>
          <w:kern w:val="0"/>
          <w:sz w:val="17"/>
          <w:szCs w:val="17"/>
          <w:lang w:val="es-ES_tradnl" w:eastAsia="es-ES_tradnl"/>
          <w14:ligatures w14:val="none"/>
        </w:rPr>
        <w:t xml:space="preserve">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"RUT"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9559C7" w:rsidRPr="004A44A8">
        <w:rPr>
          <w:rFonts w:ascii="Times New Roman" w:eastAsia="Times New Roman" w:hAnsi="Times New Roman" w:cs="Times New Roman"/>
          <w:b/>
          <w:noProof/>
          <w:kern w:val="0"/>
          <w:sz w:val="17"/>
          <w:szCs w:val="17"/>
          <w:lang w:val="es-ES_tradnl" w:eastAsia="es-ES_tradnl"/>
          <w14:ligatures w14:val="none"/>
        </w:rPr>
        <w:t>78.526.673-0</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kern w:val="0"/>
          <w:sz w:val="17"/>
          <w:szCs w:val="17"/>
          <w:lang w:val="es-ES_tradnl" w:eastAsia="es-ES_tradnl"/>
          <w14:ligatures w14:val="none"/>
        </w:rPr>
        <w:t xml:space="preserve">, de Giro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GIRO_PRINCIPAL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9559C7" w:rsidRPr="004A44A8">
        <w:rPr>
          <w:rFonts w:ascii="Times New Roman" w:eastAsia="Times New Roman" w:hAnsi="Times New Roman" w:cs="Times New Roman"/>
          <w:b/>
          <w:noProof/>
          <w:kern w:val="0"/>
          <w:sz w:val="17"/>
          <w:szCs w:val="17"/>
          <w:lang w:val="es-ES_tradnl" w:eastAsia="es-ES_tradnl"/>
          <w14:ligatures w14:val="none"/>
        </w:rPr>
        <w:t>COMERCIALIZADORA</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kern w:val="0"/>
          <w:sz w:val="17"/>
          <w:szCs w:val="17"/>
          <w:lang w:val="es-ES_tradnl" w:eastAsia="es-ES_tradnl"/>
          <w14:ligatures w14:val="none"/>
        </w:rPr>
        <w:t xml:space="preserve"> representada legalmente por </w:t>
      </w:r>
      <w:r w:rsidR="004857C6" w:rsidRPr="00DF3632">
        <w:rPr>
          <w:rFonts w:ascii="Times New Roman" w:eastAsia="Times New Roman" w:hAnsi="Times New Roman" w:cs="Times New Roman"/>
          <w:kern w:val="0"/>
          <w:sz w:val="17"/>
          <w:szCs w:val="17"/>
          <w:lang w:val="es-ES_tradnl" w:eastAsia="es-ES_tradnl"/>
          <w14:ligatures w14:val="none"/>
        </w:rPr>
        <w:t>d</w:t>
      </w:r>
      <w:r w:rsidRPr="00DF3632">
        <w:rPr>
          <w:rFonts w:ascii="Times New Roman" w:eastAsia="Times New Roman" w:hAnsi="Times New Roman" w:cs="Times New Roman"/>
          <w:kern w:val="0"/>
          <w:sz w:val="17"/>
          <w:szCs w:val="17"/>
          <w:lang w:val="es-ES_tradnl" w:eastAsia="es-ES_tradnl"/>
          <w14:ligatures w14:val="none"/>
        </w:rPr>
        <w:t xml:space="preserve">on(a)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REPRESENTANTE_LEGAL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9559C7" w:rsidRPr="004A44A8">
        <w:rPr>
          <w:rFonts w:ascii="Times New Roman" w:eastAsia="Times New Roman" w:hAnsi="Times New Roman" w:cs="Times New Roman"/>
          <w:b/>
          <w:noProof/>
          <w:kern w:val="0"/>
          <w:sz w:val="17"/>
          <w:szCs w:val="17"/>
          <w:lang w:val="es-ES_tradnl" w:eastAsia="es-ES_tradnl"/>
          <w14:ligatures w14:val="none"/>
        </w:rPr>
        <w:t>OSCAR CONTRERAS BENAVIDES</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b/>
          <w:kern w:val="0"/>
          <w:sz w:val="17"/>
          <w:szCs w:val="17"/>
          <w:lang w:val="es-ES_tradnl" w:eastAsia="es-ES_tradnl"/>
          <w14:ligatures w14:val="none"/>
        </w:rPr>
        <w:t xml:space="preserve"> </w:t>
      </w:r>
      <w:r w:rsidR="004857C6" w:rsidRPr="00B61AF9">
        <w:rPr>
          <w:rFonts w:ascii="Times New Roman" w:eastAsia="Times New Roman" w:hAnsi="Times New Roman" w:cs="Times New Roman"/>
          <w:kern w:val="0"/>
          <w:sz w:val="17"/>
          <w:szCs w:val="17"/>
          <w:lang w:val="es-ES_tradnl" w:eastAsia="es-ES_tradnl"/>
          <w14:ligatures w14:val="none"/>
        </w:rPr>
        <w:t>cédula de identidad número</w:t>
      </w:r>
      <w:r w:rsidR="004857C6" w:rsidRPr="00DF3632">
        <w:rPr>
          <w:rFonts w:ascii="Times New Roman" w:eastAsia="Times New Roman" w:hAnsi="Times New Roman" w:cs="Times New Roman"/>
          <w:b/>
          <w:kern w:val="0"/>
          <w:sz w:val="17"/>
          <w:szCs w:val="17"/>
          <w:lang w:val="es-ES_tradnl" w:eastAsia="es-ES_tradnl"/>
          <w14:ligatures w14:val="none"/>
        </w:rPr>
        <w:t xml:space="preserve">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RUT_REP_LEGAL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9559C7" w:rsidRPr="004A44A8">
        <w:rPr>
          <w:rFonts w:ascii="Times New Roman" w:eastAsia="Times New Roman" w:hAnsi="Times New Roman" w:cs="Times New Roman"/>
          <w:b/>
          <w:noProof/>
          <w:kern w:val="0"/>
          <w:sz w:val="17"/>
          <w:szCs w:val="17"/>
          <w:lang w:val="es-ES_tradnl" w:eastAsia="es-ES_tradnl"/>
          <w14:ligatures w14:val="none"/>
        </w:rPr>
        <w:t>14.144.266-K</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b/>
          <w:kern w:val="0"/>
          <w:sz w:val="17"/>
          <w:szCs w:val="17"/>
          <w:lang w:val="es-ES_tradnl" w:eastAsia="es-ES_tradnl"/>
          <w14:ligatures w14:val="none"/>
        </w:rPr>
        <w:t xml:space="preserve">, </w:t>
      </w:r>
      <w:r w:rsidRPr="00DF3632">
        <w:rPr>
          <w:rFonts w:ascii="Times New Roman" w:eastAsia="Times New Roman" w:hAnsi="Times New Roman" w:cs="Times New Roman"/>
          <w:kern w:val="0"/>
          <w:sz w:val="17"/>
          <w:szCs w:val="17"/>
          <w:lang w:val="es-ES_tradnl" w:eastAsia="es-ES_tradnl"/>
          <w14:ligatures w14:val="none"/>
        </w:rPr>
        <w:t xml:space="preserve"> con su domicilio particular en </w:t>
      </w:r>
      <w:r w:rsidRPr="00DF3632">
        <w:rPr>
          <w:rFonts w:ascii="Times New Roman" w:eastAsia="Times New Roman" w:hAnsi="Times New Roman" w:cs="Times New Roman"/>
          <w:b/>
          <w:kern w:val="0"/>
          <w:sz w:val="17"/>
          <w:szCs w:val="17"/>
          <w:lang w:val="es-ES_tradnl" w:eastAsia="es-ES_tradnl"/>
          <w14:ligatures w14:val="none"/>
        </w:rPr>
        <w:fldChar w:fldCharType="begin"/>
      </w:r>
      <w:r w:rsidRPr="00DF3632">
        <w:rPr>
          <w:rFonts w:ascii="Times New Roman" w:eastAsia="Times New Roman" w:hAnsi="Times New Roman" w:cs="Times New Roman"/>
          <w:b/>
          <w:kern w:val="0"/>
          <w:sz w:val="17"/>
          <w:szCs w:val="17"/>
          <w:lang w:val="es-ES_tradnl" w:eastAsia="es-ES_tradnl"/>
          <w14:ligatures w14:val="none"/>
        </w:rPr>
        <w:instrText xml:space="preserve"> MERGEFIELD DOMIC_REP_LEGAL </w:instrText>
      </w:r>
      <w:r w:rsidRPr="00DF3632">
        <w:rPr>
          <w:rFonts w:ascii="Times New Roman" w:eastAsia="Times New Roman" w:hAnsi="Times New Roman" w:cs="Times New Roman"/>
          <w:b/>
          <w:kern w:val="0"/>
          <w:sz w:val="17"/>
          <w:szCs w:val="17"/>
          <w:lang w:val="es-ES_tradnl" w:eastAsia="es-ES_tradnl"/>
          <w14:ligatures w14:val="none"/>
        </w:rPr>
        <w:fldChar w:fldCharType="separate"/>
      </w:r>
      <w:r w:rsidR="009559C7" w:rsidRPr="004A44A8">
        <w:rPr>
          <w:rFonts w:ascii="Times New Roman" w:eastAsia="Times New Roman" w:hAnsi="Times New Roman" w:cs="Times New Roman"/>
          <w:b/>
          <w:noProof/>
          <w:kern w:val="0"/>
          <w:sz w:val="17"/>
          <w:szCs w:val="17"/>
          <w:lang w:val="es-ES_tradnl" w:eastAsia="es-ES_tradnl"/>
          <w14:ligatures w14:val="none"/>
        </w:rPr>
        <w:t>PANAMERICANA NORTE # 213</w:t>
      </w:r>
      <w:r w:rsidRPr="00DF3632">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kern w:val="0"/>
          <w:sz w:val="17"/>
          <w:szCs w:val="17"/>
          <w:lang w:val="es-ES_tradnl" w:eastAsia="es-ES_tradnl"/>
          <w14:ligatures w14:val="none"/>
        </w:rPr>
        <w:t xml:space="preserve">, </w:t>
      </w:r>
      <w:r w:rsidR="004857C6" w:rsidRPr="00DF3632">
        <w:rPr>
          <w:rFonts w:ascii="Times New Roman" w:eastAsia="Times New Roman" w:hAnsi="Times New Roman" w:cs="Times New Roman"/>
          <w:kern w:val="0"/>
          <w:sz w:val="17"/>
          <w:szCs w:val="17"/>
          <w:lang w:val="es-ES_tradnl" w:eastAsia="es-ES_tradnl"/>
          <w14:ligatures w14:val="none"/>
        </w:rPr>
        <w:t>c</w:t>
      </w:r>
      <w:r w:rsidRPr="00DF3632">
        <w:rPr>
          <w:rFonts w:ascii="Times New Roman" w:eastAsia="Times New Roman" w:hAnsi="Times New Roman" w:cs="Times New Roman"/>
          <w:kern w:val="0"/>
          <w:sz w:val="17"/>
          <w:szCs w:val="17"/>
          <w:lang w:val="es-ES_tradnl" w:eastAsia="es-ES_tradnl"/>
          <w14:ligatures w14:val="none"/>
        </w:rPr>
        <w:t>omuna de</w:t>
      </w:r>
      <w:r w:rsidR="007451DC">
        <w:rPr>
          <w:rFonts w:ascii="Times New Roman" w:eastAsia="Times New Roman" w:hAnsi="Times New Roman" w:cs="Times New Roman"/>
          <w:kern w:val="0"/>
          <w:sz w:val="17"/>
          <w:szCs w:val="17"/>
          <w:lang w:val="es-ES_tradnl" w:eastAsia="es-ES_tradnl"/>
          <w14:ligatures w14:val="none"/>
        </w:rPr>
        <w:t xml:space="preserve"> </w:t>
      </w:r>
      <w:r w:rsidR="007451DC" w:rsidRPr="007451DC">
        <w:rPr>
          <w:rFonts w:ascii="Times New Roman" w:eastAsia="Times New Roman" w:hAnsi="Times New Roman" w:cs="Times New Roman"/>
          <w:b/>
          <w:bCs/>
          <w:kern w:val="0"/>
          <w:sz w:val="17"/>
          <w:szCs w:val="17"/>
          <w:lang w:val="es-ES_tradnl" w:eastAsia="es-ES_tradnl"/>
          <w14:ligatures w14:val="none"/>
        </w:rPr>
        <w:fldChar w:fldCharType="begin"/>
      </w:r>
      <w:r w:rsidR="007451DC" w:rsidRPr="007451DC">
        <w:rPr>
          <w:rFonts w:ascii="Times New Roman" w:eastAsia="Times New Roman" w:hAnsi="Times New Roman" w:cs="Times New Roman"/>
          <w:b/>
          <w:bCs/>
          <w:kern w:val="0"/>
          <w:sz w:val="17"/>
          <w:szCs w:val="17"/>
          <w:lang w:val="es-ES_tradnl" w:eastAsia="es-ES_tradnl"/>
          <w14:ligatures w14:val="none"/>
        </w:rPr>
        <w:instrText xml:space="preserve"> MERGEFIELD "COMUNA_REP_LEGAL" </w:instrText>
      </w:r>
      <w:r w:rsidR="007451DC" w:rsidRPr="007451DC">
        <w:rPr>
          <w:rFonts w:ascii="Times New Roman" w:eastAsia="Times New Roman" w:hAnsi="Times New Roman" w:cs="Times New Roman"/>
          <w:b/>
          <w:bCs/>
          <w:kern w:val="0"/>
          <w:sz w:val="17"/>
          <w:szCs w:val="17"/>
          <w:lang w:val="es-ES_tradnl" w:eastAsia="es-ES_tradnl"/>
          <w14:ligatures w14:val="none"/>
        </w:rPr>
        <w:fldChar w:fldCharType="separate"/>
      </w:r>
      <w:r w:rsidR="009559C7" w:rsidRPr="004A44A8">
        <w:rPr>
          <w:rFonts w:ascii="Times New Roman" w:eastAsia="Times New Roman" w:hAnsi="Times New Roman" w:cs="Times New Roman"/>
          <w:b/>
          <w:bCs/>
          <w:noProof/>
          <w:kern w:val="0"/>
          <w:sz w:val="17"/>
          <w:szCs w:val="17"/>
          <w:lang w:val="es-ES_tradnl" w:eastAsia="es-ES_tradnl"/>
          <w14:ligatures w14:val="none"/>
        </w:rPr>
        <w:t>TIL TIL</w:t>
      </w:r>
      <w:r w:rsidR="007451DC" w:rsidRPr="007451DC">
        <w:rPr>
          <w:rFonts w:ascii="Times New Roman" w:eastAsia="Times New Roman" w:hAnsi="Times New Roman" w:cs="Times New Roman"/>
          <w:b/>
          <w:bCs/>
          <w:kern w:val="0"/>
          <w:sz w:val="17"/>
          <w:szCs w:val="17"/>
          <w:lang w:val="es-ES_tradnl" w:eastAsia="es-ES_tradnl"/>
          <w14:ligatures w14:val="none"/>
        </w:rPr>
        <w:fldChar w:fldCharType="end"/>
      </w:r>
      <w:r w:rsidR="004857C6" w:rsidRPr="00DF3632">
        <w:rPr>
          <w:rFonts w:ascii="Times New Roman" w:eastAsia="Times New Roman" w:hAnsi="Times New Roman" w:cs="Times New Roman"/>
          <w:b/>
          <w:kern w:val="0"/>
          <w:sz w:val="17"/>
          <w:szCs w:val="17"/>
          <w:lang w:val="es-ES_tradnl" w:eastAsia="es-ES_tradnl"/>
          <w14:ligatures w14:val="none"/>
        </w:rPr>
        <w:t xml:space="preserve">, </w:t>
      </w:r>
      <w:r w:rsidR="00CE0C9F" w:rsidRPr="007451DC">
        <w:rPr>
          <w:rFonts w:ascii="Times New Roman" w:eastAsia="Times New Roman" w:hAnsi="Times New Roman" w:cs="Times New Roman"/>
          <w:bCs/>
          <w:kern w:val="0"/>
          <w:sz w:val="17"/>
          <w:szCs w:val="17"/>
          <w:lang w:val="es-ES_tradnl" w:eastAsia="es-ES_tradnl"/>
          <w14:ligatures w14:val="none"/>
        </w:rPr>
        <w:t>r</w:t>
      </w:r>
      <w:r w:rsidR="004857C6" w:rsidRPr="007451DC">
        <w:rPr>
          <w:rFonts w:ascii="Times New Roman" w:eastAsia="Times New Roman" w:hAnsi="Times New Roman" w:cs="Times New Roman"/>
          <w:bCs/>
          <w:kern w:val="0"/>
          <w:sz w:val="17"/>
          <w:szCs w:val="17"/>
          <w:lang w:val="es-ES_tradnl" w:eastAsia="es-ES_tradnl"/>
          <w14:ligatures w14:val="none"/>
        </w:rPr>
        <w:t>egión</w:t>
      </w:r>
      <w:r w:rsidR="007451DC">
        <w:rPr>
          <w:rFonts w:ascii="Times New Roman" w:eastAsia="Times New Roman" w:hAnsi="Times New Roman" w:cs="Times New Roman"/>
          <w:b/>
          <w:kern w:val="0"/>
          <w:sz w:val="17"/>
          <w:szCs w:val="17"/>
          <w:lang w:val="es-ES_tradnl" w:eastAsia="es-ES_tradnl"/>
          <w14:ligatures w14:val="none"/>
        </w:rPr>
        <w:t xml:space="preserve"> </w:t>
      </w:r>
      <w:r w:rsidR="007451DC">
        <w:rPr>
          <w:rFonts w:ascii="Times New Roman" w:eastAsia="Times New Roman" w:hAnsi="Times New Roman" w:cs="Times New Roman"/>
          <w:b/>
          <w:kern w:val="0"/>
          <w:sz w:val="17"/>
          <w:szCs w:val="17"/>
          <w:lang w:val="es-ES_tradnl" w:eastAsia="es-ES_tradnl"/>
          <w14:ligatures w14:val="none"/>
        </w:rPr>
        <w:fldChar w:fldCharType="begin"/>
      </w:r>
      <w:r w:rsidR="007451DC">
        <w:rPr>
          <w:rFonts w:ascii="Times New Roman" w:eastAsia="Times New Roman" w:hAnsi="Times New Roman" w:cs="Times New Roman"/>
          <w:b/>
          <w:kern w:val="0"/>
          <w:sz w:val="17"/>
          <w:szCs w:val="17"/>
          <w:lang w:val="es-ES_tradnl" w:eastAsia="es-ES_tradnl"/>
          <w14:ligatures w14:val="none"/>
        </w:rPr>
        <w:instrText xml:space="preserve"> MERGEFIELD "REGIÓN_REP_LEGAL" </w:instrText>
      </w:r>
      <w:r w:rsidR="007451DC">
        <w:rPr>
          <w:rFonts w:ascii="Times New Roman" w:eastAsia="Times New Roman" w:hAnsi="Times New Roman" w:cs="Times New Roman"/>
          <w:b/>
          <w:kern w:val="0"/>
          <w:sz w:val="17"/>
          <w:szCs w:val="17"/>
          <w:lang w:val="es-ES_tradnl" w:eastAsia="es-ES_tradnl"/>
          <w14:ligatures w14:val="none"/>
        </w:rPr>
        <w:fldChar w:fldCharType="separate"/>
      </w:r>
      <w:r w:rsidR="009559C7" w:rsidRPr="004A44A8">
        <w:rPr>
          <w:rFonts w:ascii="Times New Roman" w:eastAsia="Times New Roman" w:hAnsi="Times New Roman" w:cs="Times New Roman"/>
          <w:b/>
          <w:noProof/>
          <w:kern w:val="0"/>
          <w:sz w:val="17"/>
          <w:szCs w:val="17"/>
          <w:lang w:val="es-ES_tradnl" w:eastAsia="es-ES_tradnl"/>
          <w14:ligatures w14:val="none"/>
        </w:rPr>
        <w:t>METROPOLITANA</w:t>
      </w:r>
      <w:r w:rsidR="007451DC">
        <w:rPr>
          <w:rFonts w:ascii="Times New Roman" w:eastAsia="Times New Roman" w:hAnsi="Times New Roman" w:cs="Times New Roman"/>
          <w:b/>
          <w:kern w:val="0"/>
          <w:sz w:val="17"/>
          <w:szCs w:val="17"/>
          <w:lang w:val="es-ES_tradnl" w:eastAsia="es-ES_tradnl"/>
          <w14:ligatures w14:val="none"/>
        </w:rPr>
        <w:fldChar w:fldCharType="end"/>
      </w:r>
      <w:r w:rsidRPr="00DF3632">
        <w:rPr>
          <w:rFonts w:ascii="Times New Roman" w:eastAsia="Times New Roman" w:hAnsi="Times New Roman" w:cs="Times New Roman"/>
          <w:kern w:val="0"/>
          <w:sz w:val="17"/>
          <w:szCs w:val="17"/>
          <w:lang w:val="es-ES_tradnl" w:eastAsia="es-ES_tradnl"/>
          <w14:ligatures w14:val="none"/>
        </w:rPr>
        <w:t>, en adelante “EL CLIENTE”</w:t>
      </w:r>
      <w:r w:rsidR="0086726F" w:rsidRPr="00DF3632">
        <w:rPr>
          <w:rFonts w:ascii="Times New Roman" w:eastAsia="Times New Roman" w:hAnsi="Times New Roman" w:cs="Times New Roman"/>
          <w:kern w:val="0"/>
          <w:sz w:val="17"/>
          <w:szCs w:val="17"/>
          <w:lang w:val="es-ES_tradnl" w:eastAsia="es-ES_tradnl"/>
          <w14:ligatures w14:val="none"/>
        </w:rPr>
        <w:t>;</w:t>
      </w:r>
      <w:r w:rsidRPr="00DF3632">
        <w:rPr>
          <w:rFonts w:ascii="Times New Roman" w:eastAsia="Times New Roman" w:hAnsi="Times New Roman" w:cs="Times New Roman"/>
          <w:kern w:val="0"/>
          <w:sz w:val="17"/>
          <w:szCs w:val="17"/>
          <w:lang w:val="es-ES_tradnl" w:eastAsia="es-ES_tradnl"/>
          <w14:ligatures w14:val="none"/>
        </w:rPr>
        <w:t xml:space="preserve"> han convenido lo siguiente:</w:t>
      </w:r>
    </w:p>
    <w:p w14:paraId="310217CA" w14:textId="1FACC7BA" w:rsidR="008F22BE" w:rsidRPr="001E2A45" w:rsidRDefault="008F22BE" w:rsidP="005D1F48">
      <w:pPr>
        <w:spacing w:after="0" w:line="240" w:lineRule="auto"/>
        <w:ind w:right="180"/>
        <w:jc w:val="both"/>
        <w:rPr>
          <w:rFonts w:ascii="Times New Roman" w:eastAsia="Times New Roman" w:hAnsi="Times New Roman" w:cs="Times New Roman"/>
          <w:b/>
          <w:noProof/>
          <w:kern w:val="0"/>
          <w:sz w:val="17"/>
          <w:szCs w:val="17"/>
          <w:lang w:val="es-ES_tradnl" w:eastAsia="es-ES_tradnl"/>
          <w14:ligatures w14:val="none"/>
        </w:rPr>
        <w:sectPr w:rsidR="008F22BE" w:rsidRPr="001E2A45" w:rsidSect="00156C2C">
          <w:headerReference w:type="default" r:id="rId7"/>
          <w:footerReference w:type="default" r:id="rId8"/>
          <w:pgSz w:w="11907" w:h="16840" w:code="9"/>
          <w:pgMar w:top="1134" w:right="1418" w:bottom="1134" w:left="1418" w:header="567" w:footer="567" w:gutter="0"/>
          <w:cols w:space="708"/>
          <w:vAlign w:val="center"/>
          <w:docGrid w:linePitch="360"/>
        </w:sectPr>
      </w:pPr>
    </w:p>
    <w:p w14:paraId="4BA819D0" w14:textId="145BACE9" w:rsidR="0030143B" w:rsidRPr="00DF3632"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u w:val="single"/>
          <w:lang w:val="es-ES_tradnl" w:eastAsia="es-ES_tradnl"/>
          <w14:ligatures w14:val="none"/>
        </w:rPr>
      </w:pPr>
      <w:r w:rsidRPr="00DF3632">
        <w:rPr>
          <w:rFonts w:ascii="Times New Roman" w:eastAsia="Times New Roman" w:hAnsi="Times New Roman" w:cs="Times New Roman"/>
          <w:b/>
          <w:kern w:val="0"/>
          <w:sz w:val="16"/>
          <w:szCs w:val="16"/>
          <w:u w:val="single"/>
          <w:lang w:val="es-ES_tradnl" w:eastAsia="es-ES_tradnl"/>
          <w14:ligatures w14:val="none"/>
        </w:rPr>
        <w:t xml:space="preserve">PRIMERO: </w:t>
      </w:r>
    </w:p>
    <w:p w14:paraId="54B219AF" w14:textId="1D6CC74D" w:rsidR="005D1F48" w:rsidRPr="00D14ED2"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DF3632">
        <w:rPr>
          <w:rFonts w:ascii="Times New Roman" w:eastAsia="Times New Roman" w:hAnsi="Times New Roman" w:cs="Times New Roman"/>
          <w:kern w:val="0"/>
          <w:sz w:val="16"/>
          <w:szCs w:val="16"/>
          <w:lang w:val="es-ES_tradnl" w:eastAsia="es-ES_tradnl"/>
          <w14:ligatures w14:val="none"/>
        </w:rPr>
        <w:t>En virtud del presente contrato EASY OFFICE entrega en el/los servicio(s) de:</w:t>
      </w:r>
      <w:r w:rsidR="00E32CB5" w:rsidRPr="00DF3632">
        <w:rPr>
          <w:rFonts w:ascii="Times New Roman" w:eastAsia="Times New Roman" w:hAnsi="Times New Roman" w:cs="Times New Roman"/>
          <w:kern w:val="0"/>
          <w:sz w:val="16"/>
          <w:szCs w:val="16"/>
          <w:lang w:val="es-ES_tradnl" w:eastAsia="es-ES_tradnl"/>
          <w14:ligatures w14:val="none"/>
        </w:rPr>
        <w:t xml:space="preserve"> </w:t>
      </w:r>
      <w:r w:rsidR="00E32CB5" w:rsidRPr="00DF3632">
        <w:rPr>
          <w:rFonts w:ascii="Times New Roman" w:eastAsia="Times New Roman" w:hAnsi="Times New Roman" w:cs="Times New Roman"/>
          <w:kern w:val="0"/>
          <w:sz w:val="16"/>
          <w:szCs w:val="16"/>
          <w:lang w:val="es-ES_tradnl" w:eastAsia="es-ES_tradnl"/>
          <w14:ligatures w14:val="none"/>
        </w:rPr>
        <w:fldChar w:fldCharType="begin"/>
      </w:r>
      <w:r w:rsidR="00E32CB5" w:rsidRPr="00DF3632">
        <w:rPr>
          <w:rFonts w:ascii="Times New Roman" w:eastAsia="Times New Roman" w:hAnsi="Times New Roman" w:cs="Times New Roman"/>
          <w:kern w:val="0"/>
          <w:sz w:val="16"/>
          <w:szCs w:val="16"/>
          <w:lang w:val="es-ES_tradnl" w:eastAsia="es-ES_tradnl"/>
          <w14:ligatures w14:val="none"/>
        </w:rPr>
        <w:instrText xml:space="preserve"> MERGEFIELD "SERVICIO_1" </w:instrText>
      </w:r>
      <w:r w:rsidR="00E32CB5" w:rsidRPr="00DF3632">
        <w:rPr>
          <w:rFonts w:ascii="Times New Roman" w:eastAsia="Times New Roman" w:hAnsi="Times New Roman" w:cs="Times New Roman"/>
          <w:kern w:val="0"/>
          <w:sz w:val="16"/>
          <w:szCs w:val="16"/>
          <w:lang w:val="es-ES_tradnl" w:eastAsia="es-ES_tradnl"/>
          <w14:ligatures w14:val="none"/>
        </w:rPr>
        <w:fldChar w:fldCharType="separate"/>
      </w:r>
      <w:r w:rsidR="009559C7" w:rsidRPr="004A44A8">
        <w:rPr>
          <w:rFonts w:ascii="Times New Roman" w:eastAsia="Times New Roman" w:hAnsi="Times New Roman" w:cs="Times New Roman"/>
          <w:noProof/>
          <w:kern w:val="0"/>
          <w:sz w:val="16"/>
          <w:szCs w:val="16"/>
          <w:lang w:val="es-ES_tradnl" w:eastAsia="es-ES_tradnl"/>
          <w14:ligatures w14:val="none"/>
        </w:rPr>
        <w:t>CREACION DE EMPRESAS</w:t>
      </w:r>
      <w:r w:rsidR="00E32CB5" w:rsidRPr="00DF3632">
        <w:rPr>
          <w:rFonts w:ascii="Times New Roman" w:eastAsia="Times New Roman" w:hAnsi="Times New Roman" w:cs="Times New Roman"/>
          <w:kern w:val="0"/>
          <w:sz w:val="16"/>
          <w:szCs w:val="16"/>
          <w:lang w:val="es-ES_tradnl" w:eastAsia="es-ES_tradnl"/>
          <w14:ligatures w14:val="none"/>
        </w:rPr>
        <w:fldChar w:fldCharType="end"/>
      </w:r>
      <w:r w:rsidR="000137D3">
        <w:rPr>
          <w:rFonts w:ascii="Times New Roman" w:eastAsia="Times New Roman" w:hAnsi="Times New Roman" w:cs="Times New Roman"/>
          <w:kern w:val="0"/>
          <w:sz w:val="16"/>
          <w:szCs w:val="16"/>
          <w:lang w:val="es-ES_tradnl" w:eastAsia="es-ES_tradnl"/>
          <w14:ligatures w14:val="none"/>
        </w:rPr>
        <w:t xml:space="preserve"> en </w:t>
      </w:r>
      <w:r w:rsidR="000137D3">
        <w:rPr>
          <w:rFonts w:ascii="Times New Roman" w:eastAsia="Times New Roman" w:hAnsi="Times New Roman" w:cs="Times New Roman"/>
          <w:kern w:val="0"/>
          <w:sz w:val="16"/>
          <w:szCs w:val="16"/>
          <w:lang w:val="es-ES_tradnl" w:eastAsia="es-ES_tradnl"/>
          <w14:ligatures w14:val="none"/>
        </w:rPr>
        <w:fldChar w:fldCharType="begin"/>
      </w:r>
      <w:r w:rsidR="000137D3">
        <w:rPr>
          <w:rFonts w:ascii="Times New Roman" w:eastAsia="Times New Roman" w:hAnsi="Times New Roman" w:cs="Times New Roman"/>
          <w:kern w:val="0"/>
          <w:sz w:val="16"/>
          <w:szCs w:val="16"/>
          <w:lang w:val="es-ES_tradnl" w:eastAsia="es-ES_tradnl"/>
          <w14:ligatures w14:val="none"/>
        </w:rPr>
        <w:instrText xml:space="preserve"> MERGEFIELD "SUCURSAL" </w:instrText>
      </w:r>
      <w:r w:rsidR="000137D3">
        <w:rPr>
          <w:rFonts w:ascii="Times New Roman" w:eastAsia="Times New Roman" w:hAnsi="Times New Roman" w:cs="Times New Roman"/>
          <w:kern w:val="0"/>
          <w:sz w:val="16"/>
          <w:szCs w:val="16"/>
          <w:lang w:val="es-ES_tradnl" w:eastAsia="es-ES_tradnl"/>
          <w14:ligatures w14:val="none"/>
        </w:rPr>
        <w:fldChar w:fldCharType="separate"/>
      </w:r>
      <w:r w:rsidR="009559C7" w:rsidRPr="004A44A8">
        <w:rPr>
          <w:rFonts w:ascii="Times New Roman" w:eastAsia="Times New Roman" w:hAnsi="Times New Roman" w:cs="Times New Roman"/>
          <w:noProof/>
          <w:kern w:val="0"/>
          <w:sz w:val="16"/>
          <w:szCs w:val="16"/>
          <w:lang w:val="es-ES_tradnl" w:eastAsia="es-ES_tradnl"/>
          <w14:ligatures w14:val="none"/>
        </w:rPr>
        <w:t>VICUÑA MACKENNA PONIENTE #7255 OFICINA 707</w:t>
      </w:r>
      <w:r w:rsidR="000137D3">
        <w:rPr>
          <w:rFonts w:ascii="Times New Roman" w:eastAsia="Times New Roman" w:hAnsi="Times New Roman" w:cs="Times New Roman"/>
          <w:kern w:val="0"/>
          <w:sz w:val="16"/>
          <w:szCs w:val="16"/>
          <w:lang w:val="es-ES_tradnl" w:eastAsia="es-ES_tradnl"/>
          <w14:ligatures w14:val="none"/>
        </w:rPr>
        <w:fldChar w:fldCharType="end"/>
      </w:r>
      <w:r w:rsidR="00DD49D8">
        <w:rPr>
          <w:rFonts w:ascii="Times New Roman" w:eastAsia="Times New Roman" w:hAnsi="Times New Roman" w:cs="Times New Roman"/>
          <w:kern w:val="0"/>
          <w:sz w:val="16"/>
          <w:szCs w:val="16"/>
          <w:lang w:val="es-ES_tradnl" w:eastAsia="es-ES_tradnl"/>
          <w14:ligatures w14:val="none"/>
        </w:rPr>
        <w:t xml:space="preserve"> </w:t>
      </w:r>
      <w:r w:rsidR="000137D3">
        <w:rPr>
          <w:rFonts w:ascii="Times New Roman" w:eastAsia="Times New Roman" w:hAnsi="Times New Roman" w:cs="Times New Roman"/>
          <w:kern w:val="0"/>
          <w:sz w:val="16"/>
          <w:szCs w:val="16"/>
          <w:lang w:val="es-ES_tradnl" w:eastAsia="es-ES_tradnl"/>
          <w14:ligatures w14:val="none"/>
        </w:rPr>
        <w:t xml:space="preserve">comuna de </w:t>
      </w:r>
      <w:r w:rsidR="000137D3">
        <w:rPr>
          <w:rFonts w:ascii="Times New Roman" w:eastAsia="Times New Roman" w:hAnsi="Times New Roman" w:cs="Times New Roman"/>
          <w:kern w:val="0"/>
          <w:sz w:val="16"/>
          <w:szCs w:val="16"/>
          <w:lang w:val="es-ES_tradnl" w:eastAsia="es-ES_tradnl"/>
          <w14:ligatures w14:val="none"/>
        </w:rPr>
        <w:fldChar w:fldCharType="begin"/>
      </w:r>
      <w:r w:rsidR="000137D3">
        <w:rPr>
          <w:rFonts w:ascii="Times New Roman" w:eastAsia="Times New Roman" w:hAnsi="Times New Roman" w:cs="Times New Roman"/>
          <w:kern w:val="0"/>
          <w:sz w:val="16"/>
          <w:szCs w:val="16"/>
          <w:lang w:val="es-ES_tradnl" w:eastAsia="es-ES_tradnl"/>
          <w14:ligatures w14:val="none"/>
        </w:rPr>
        <w:instrText xml:space="preserve"> MERGEFIELD "COMUNA_SUCURSAL" </w:instrText>
      </w:r>
      <w:r w:rsidR="000137D3">
        <w:rPr>
          <w:rFonts w:ascii="Times New Roman" w:eastAsia="Times New Roman" w:hAnsi="Times New Roman" w:cs="Times New Roman"/>
          <w:kern w:val="0"/>
          <w:sz w:val="16"/>
          <w:szCs w:val="16"/>
          <w:lang w:val="es-ES_tradnl" w:eastAsia="es-ES_tradnl"/>
          <w14:ligatures w14:val="none"/>
        </w:rPr>
        <w:fldChar w:fldCharType="separate"/>
      </w:r>
      <w:r w:rsidR="009559C7" w:rsidRPr="004A44A8">
        <w:rPr>
          <w:rFonts w:ascii="Times New Roman" w:eastAsia="Times New Roman" w:hAnsi="Times New Roman" w:cs="Times New Roman"/>
          <w:noProof/>
          <w:kern w:val="0"/>
          <w:sz w:val="16"/>
          <w:szCs w:val="16"/>
          <w:lang w:val="es-ES_tradnl" w:eastAsia="es-ES_tradnl"/>
          <w14:ligatures w14:val="none"/>
        </w:rPr>
        <w:t>LA FLORIDA</w:t>
      </w:r>
      <w:r w:rsidR="000137D3">
        <w:rPr>
          <w:rFonts w:ascii="Times New Roman" w:eastAsia="Times New Roman" w:hAnsi="Times New Roman" w:cs="Times New Roman"/>
          <w:kern w:val="0"/>
          <w:sz w:val="16"/>
          <w:szCs w:val="16"/>
          <w:lang w:val="es-ES_tradnl" w:eastAsia="es-ES_tradnl"/>
          <w14:ligatures w14:val="none"/>
        </w:rPr>
        <w:fldChar w:fldCharType="end"/>
      </w:r>
      <w:r w:rsidR="00DD49D8">
        <w:rPr>
          <w:rFonts w:ascii="Times New Roman" w:eastAsia="Times New Roman" w:hAnsi="Times New Roman" w:cs="Times New Roman"/>
          <w:kern w:val="0"/>
          <w:sz w:val="16"/>
          <w:szCs w:val="16"/>
          <w:lang w:val="es-ES_tradnl" w:eastAsia="es-ES_tradnl"/>
          <w14:ligatures w14:val="none"/>
        </w:rPr>
        <w:t xml:space="preserve"> región </w:t>
      </w:r>
      <w:r w:rsidR="00DD49D8">
        <w:rPr>
          <w:rFonts w:ascii="Times New Roman" w:eastAsia="Times New Roman" w:hAnsi="Times New Roman" w:cs="Times New Roman"/>
          <w:kern w:val="0"/>
          <w:sz w:val="16"/>
          <w:szCs w:val="16"/>
          <w:lang w:val="es-ES_tradnl" w:eastAsia="es-ES_tradnl"/>
          <w14:ligatures w14:val="none"/>
        </w:rPr>
        <w:fldChar w:fldCharType="begin"/>
      </w:r>
      <w:r w:rsidR="00DD49D8">
        <w:rPr>
          <w:rFonts w:ascii="Times New Roman" w:eastAsia="Times New Roman" w:hAnsi="Times New Roman" w:cs="Times New Roman"/>
          <w:kern w:val="0"/>
          <w:sz w:val="16"/>
          <w:szCs w:val="16"/>
          <w:lang w:val="es-ES_tradnl" w:eastAsia="es-ES_tradnl"/>
          <w14:ligatures w14:val="none"/>
        </w:rPr>
        <w:instrText xml:space="preserve"> MERGEFIELD "REGIÓN_SUCURSAL" </w:instrText>
      </w:r>
      <w:r w:rsidR="00DD49D8">
        <w:rPr>
          <w:rFonts w:ascii="Times New Roman" w:eastAsia="Times New Roman" w:hAnsi="Times New Roman" w:cs="Times New Roman"/>
          <w:kern w:val="0"/>
          <w:sz w:val="16"/>
          <w:szCs w:val="16"/>
          <w:lang w:val="es-ES_tradnl" w:eastAsia="es-ES_tradnl"/>
          <w14:ligatures w14:val="none"/>
        </w:rPr>
        <w:fldChar w:fldCharType="separate"/>
      </w:r>
      <w:r w:rsidR="009559C7" w:rsidRPr="004A44A8">
        <w:rPr>
          <w:rFonts w:ascii="Times New Roman" w:eastAsia="Times New Roman" w:hAnsi="Times New Roman" w:cs="Times New Roman"/>
          <w:noProof/>
          <w:kern w:val="0"/>
          <w:sz w:val="16"/>
          <w:szCs w:val="16"/>
          <w:lang w:val="es-ES_tradnl" w:eastAsia="es-ES_tradnl"/>
          <w14:ligatures w14:val="none"/>
        </w:rPr>
        <w:t>METROPOLITANA</w:t>
      </w:r>
      <w:r w:rsidR="00DD49D8">
        <w:rPr>
          <w:rFonts w:ascii="Times New Roman" w:eastAsia="Times New Roman" w:hAnsi="Times New Roman" w:cs="Times New Roman"/>
          <w:kern w:val="0"/>
          <w:sz w:val="16"/>
          <w:szCs w:val="16"/>
          <w:lang w:val="es-ES_tradnl" w:eastAsia="es-ES_tradnl"/>
          <w14:ligatures w14:val="none"/>
        </w:rPr>
        <w:fldChar w:fldCharType="end"/>
      </w:r>
      <w:r w:rsidR="000137D3">
        <w:rPr>
          <w:rFonts w:ascii="Times New Roman" w:eastAsia="Times New Roman" w:hAnsi="Times New Roman" w:cs="Times New Roman"/>
          <w:kern w:val="0"/>
          <w:sz w:val="16"/>
          <w:szCs w:val="16"/>
          <w:lang w:val="es-ES_tradnl" w:eastAsia="es-ES_tradnl"/>
          <w14:ligatures w14:val="none"/>
        </w:rPr>
        <w:t>;</w:t>
      </w:r>
      <w:r w:rsidR="00E32CB5" w:rsidRPr="00DF3632">
        <w:rPr>
          <w:rFonts w:ascii="Times New Roman" w:eastAsia="Times New Roman" w:hAnsi="Times New Roman" w:cs="Times New Roman"/>
          <w:kern w:val="0"/>
          <w:sz w:val="16"/>
          <w:szCs w:val="16"/>
          <w:lang w:val="es-ES_tradnl" w:eastAsia="es-ES_tradnl"/>
          <w14:ligatures w14:val="none"/>
        </w:rPr>
        <w:t xml:space="preserve"> </w:t>
      </w:r>
      <w:r w:rsidR="00E32CB5" w:rsidRPr="00DF3632">
        <w:rPr>
          <w:rFonts w:ascii="Times New Roman" w:eastAsia="Times New Roman" w:hAnsi="Times New Roman" w:cs="Times New Roman"/>
          <w:kern w:val="0"/>
          <w:sz w:val="16"/>
          <w:szCs w:val="16"/>
          <w:lang w:val="es-ES_tradnl" w:eastAsia="es-ES_tradnl"/>
          <w14:ligatures w14:val="none"/>
        </w:rPr>
        <w:fldChar w:fldCharType="begin"/>
      </w:r>
      <w:r w:rsidR="00E32CB5" w:rsidRPr="00DF3632">
        <w:rPr>
          <w:rFonts w:ascii="Times New Roman" w:eastAsia="Times New Roman" w:hAnsi="Times New Roman" w:cs="Times New Roman"/>
          <w:kern w:val="0"/>
          <w:sz w:val="16"/>
          <w:szCs w:val="16"/>
          <w:lang w:val="es-ES_tradnl" w:eastAsia="es-ES_tradnl"/>
          <w14:ligatures w14:val="none"/>
        </w:rPr>
        <w:instrText xml:space="preserve"> MERGEFIELD "SERVICIO_2" </w:instrText>
      </w:r>
      <w:r w:rsidR="00E32CB5" w:rsidRPr="00DF3632">
        <w:rPr>
          <w:rFonts w:ascii="Times New Roman" w:eastAsia="Times New Roman" w:hAnsi="Times New Roman" w:cs="Times New Roman"/>
          <w:kern w:val="0"/>
          <w:sz w:val="16"/>
          <w:szCs w:val="16"/>
          <w:lang w:val="es-ES_tradnl" w:eastAsia="es-ES_tradnl"/>
          <w14:ligatures w14:val="none"/>
        </w:rPr>
        <w:fldChar w:fldCharType="separate"/>
      </w:r>
      <w:r w:rsidR="009559C7" w:rsidRPr="004A44A8">
        <w:rPr>
          <w:rFonts w:ascii="Times New Roman" w:eastAsia="Times New Roman" w:hAnsi="Times New Roman" w:cs="Times New Roman"/>
          <w:noProof/>
          <w:kern w:val="0"/>
          <w:sz w:val="16"/>
          <w:szCs w:val="16"/>
          <w:lang w:val="es-ES_tradnl" w:eastAsia="es-ES_tradnl"/>
          <w14:ligatures w14:val="none"/>
        </w:rPr>
        <w:t>DOMICILIO TRIBUTARIO</w:t>
      </w:r>
      <w:r w:rsidR="00E32CB5" w:rsidRPr="00DF3632">
        <w:rPr>
          <w:rFonts w:ascii="Times New Roman" w:eastAsia="Times New Roman" w:hAnsi="Times New Roman" w:cs="Times New Roman"/>
          <w:kern w:val="0"/>
          <w:sz w:val="16"/>
          <w:szCs w:val="16"/>
          <w:lang w:val="es-ES_tradnl" w:eastAsia="es-ES_tradnl"/>
          <w14:ligatures w14:val="none"/>
        </w:rPr>
        <w:fldChar w:fldCharType="end"/>
      </w:r>
      <w:r w:rsidR="00D74F47">
        <w:rPr>
          <w:rFonts w:ascii="Times New Roman" w:eastAsia="Times New Roman" w:hAnsi="Times New Roman" w:cs="Times New Roman"/>
          <w:kern w:val="0"/>
          <w:sz w:val="16"/>
          <w:szCs w:val="16"/>
          <w:lang w:val="es-ES_tradnl" w:eastAsia="es-ES_tradnl"/>
          <w14:ligatures w14:val="none"/>
        </w:rPr>
        <w:t xml:space="preserve"> </w:t>
      </w:r>
      <w:r w:rsidR="00D7398E">
        <w:rPr>
          <w:rFonts w:ascii="Times New Roman" w:eastAsia="Times New Roman" w:hAnsi="Times New Roman" w:cs="Times New Roman"/>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y en</w:t>
      </w:r>
      <w:r w:rsidRPr="005D1F48">
        <w:rPr>
          <w:rFonts w:ascii="Times New Roman" w:eastAsia="Times New Roman" w:hAnsi="Times New Roman" w:cs="Times New Roman"/>
          <w:kern w:val="0"/>
          <w:sz w:val="16"/>
          <w:szCs w:val="16"/>
          <w:lang w:val="es-ES_tradnl" w:eastAsia="es-ES_tradnl"/>
          <w14:ligatures w14:val="none"/>
        </w:rPr>
        <w:t xml:space="preserve"> las condiciones que expresan las cláusulas del presente contrato de servicios</w:t>
      </w:r>
      <w:r w:rsidR="00C549A0">
        <w:rPr>
          <w:rFonts w:ascii="Times New Roman" w:eastAsia="Times New Roman" w:hAnsi="Times New Roman" w:cs="Times New Roman"/>
          <w:kern w:val="0"/>
          <w:sz w:val="16"/>
          <w:szCs w:val="16"/>
          <w:lang w:val="es-ES_tradnl" w:eastAsia="es-ES_tradnl"/>
          <w14:ligatures w14:val="none"/>
        </w:rPr>
        <w:t xml:space="preserve"> y su Anexo 1</w:t>
      </w:r>
      <w:r w:rsidRPr="005D1F48">
        <w:rPr>
          <w:rFonts w:ascii="Times New Roman" w:eastAsia="Times New Roman" w:hAnsi="Times New Roman" w:cs="Times New Roman"/>
          <w:kern w:val="0"/>
          <w:sz w:val="16"/>
          <w:szCs w:val="16"/>
          <w:lang w:val="es-ES_tradnl" w:eastAsia="es-ES_tradnl"/>
          <w14:ligatures w14:val="none"/>
        </w:rPr>
        <w:t xml:space="preserve">. Este instrumento es de carácter confidencial y no podrán las partes divulgarlo sin autorización escrita de la otra, excepto </w:t>
      </w:r>
      <w:r w:rsidR="00156C2C" w:rsidRPr="005D1F48">
        <w:rPr>
          <w:rFonts w:ascii="Times New Roman" w:eastAsia="Times New Roman" w:hAnsi="Times New Roman" w:cs="Times New Roman"/>
          <w:kern w:val="0"/>
          <w:sz w:val="16"/>
          <w:szCs w:val="16"/>
          <w:lang w:val="es-ES_tradnl" w:eastAsia="es-ES_tradnl"/>
          <w14:ligatures w14:val="none"/>
        </w:rPr>
        <w:t>que,</w:t>
      </w:r>
      <w:r w:rsidRPr="005D1F48">
        <w:rPr>
          <w:rFonts w:ascii="Times New Roman" w:eastAsia="Times New Roman" w:hAnsi="Times New Roman" w:cs="Times New Roman"/>
          <w:kern w:val="0"/>
          <w:sz w:val="16"/>
          <w:szCs w:val="16"/>
          <w:lang w:val="es-ES_tradnl" w:eastAsia="es-ES_tradnl"/>
          <w14:ligatures w14:val="none"/>
        </w:rPr>
        <w:t xml:space="preserve"> por ley, la autoridad competente así lo requiera.</w:t>
      </w:r>
      <w:r w:rsidR="00F93FE2">
        <w:rPr>
          <w:rFonts w:ascii="Times New Roman" w:eastAsia="Times New Roman" w:hAnsi="Times New Roman" w:cs="Times New Roman"/>
          <w:kern w:val="0"/>
          <w:sz w:val="16"/>
          <w:szCs w:val="16"/>
          <w:lang w:val="es-ES_tradnl" w:eastAsia="es-ES_tradnl"/>
          <w14:ligatures w14:val="none"/>
        </w:rPr>
        <w:t xml:space="preserve"> </w:t>
      </w:r>
      <w:r w:rsidR="00F93FE2" w:rsidRPr="00860FB4">
        <w:rPr>
          <w:rFonts w:ascii="Times New Roman" w:eastAsia="Times New Roman" w:hAnsi="Times New Roman" w:cs="Times New Roman"/>
          <w:kern w:val="0"/>
          <w:sz w:val="16"/>
          <w:szCs w:val="16"/>
          <w:lang w:val="es-ES_tradnl" w:eastAsia="es-ES_tradnl"/>
          <w14:ligatures w14:val="none"/>
        </w:rPr>
        <w:t>Se comprende en la referida excepción, la presentación del presente contrato de servicios ante el Servicio de Impuestos Internos para efectos de acreditar el domicilio</w:t>
      </w:r>
      <w:r w:rsidR="00860FB4" w:rsidRPr="00860FB4">
        <w:rPr>
          <w:rFonts w:ascii="Times New Roman" w:eastAsia="Times New Roman" w:hAnsi="Times New Roman" w:cs="Times New Roman"/>
          <w:kern w:val="0"/>
          <w:sz w:val="16"/>
          <w:szCs w:val="16"/>
          <w:lang w:val="es-ES_tradnl" w:eastAsia="es-ES_tradnl"/>
          <w14:ligatures w14:val="none"/>
        </w:rPr>
        <w:t xml:space="preserve"> y actividad económica</w:t>
      </w:r>
      <w:r w:rsidR="00F93FE2" w:rsidRPr="00860FB4">
        <w:rPr>
          <w:rFonts w:ascii="Times New Roman" w:eastAsia="Times New Roman" w:hAnsi="Times New Roman" w:cs="Times New Roman"/>
          <w:kern w:val="0"/>
          <w:sz w:val="16"/>
          <w:szCs w:val="16"/>
          <w:lang w:val="es-ES_tradnl" w:eastAsia="es-ES_tradnl"/>
          <w14:ligatures w14:val="none"/>
        </w:rPr>
        <w:t xml:space="preserve"> de EL CLIENTE ante dicha autoridad.</w:t>
      </w:r>
    </w:p>
    <w:p w14:paraId="0069A5D9" w14:textId="708782EF"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SEGUNDO:</w:t>
      </w:r>
      <w:r w:rsidRPr="005D1F48">
        <w:rPr>
          <w:rFonts w:ascii="Times New Roman" w:eastAsia="Times New Roman" w:hAnsi="Times New Roman" w:cs="Times New Roman"/>
          <w:kern w:val="0"/>
          <w:sz w:val="16"/>
          <w:szCs w:val="16"/>
          <w:lang w:val="es-ES_tradnl" w:eastAsia="es-ES_tradnl"/>
          <w14:ligatures w14:val="none"/>
        </w:rPr>
        <w:t xml:space="preserve"> </w:t>
      </w:r>
    </w:p>
    <w:p w14:paraId="68CC8313" w14:textId="4F49A364"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bookmarkStart w:id="6" w:name="_Hlk194955107"/>
      <w:r w:rsidRPr="005D1F48">
        <w:rPr>
          <w:rFonts w:ascii="Times New Roman" w:eastAsia="Times New Roman" w:hAnsi="Times New Roman" w:cs="Times New Roman"/>
          <w:kern w:val="0"/>
          <w:sz w:val="16"/>
          <w:szCs w:val="16"/>
          <w:lang w:val="es-ES_tradnl" w:eastAsia="es-ES_tradnl"/>
          <w14:ligatures w14:val="none"/>
        </w:rPr>
        <w:t xml:space="preserve">El domicilio tributario, postal y comercial vinculado al inmueble, solo se podrá usar como oficina administrativa en las condiciones descritas en </w:t>
      </w:r>
      <w:r w:rsidRPr="007652CF">
        <w:rPr>
          <w:rFonts w:ascii="Times New Roman" w:eastAsia="Times New Roman" w:hAnsi="Times New Roman" w:cs="Times New Roman"/>
          <w:bCs/>
          <w:kern w:val="0"/>
          <w:sz w:val="16"/>
          <w:szCs w:val="16"/>
          <w:lang w:val="es-ES_tradnl" w:eastAsia="es-ES_tradnl"/>
          <w14:ligatures w14:val="none"/>
        </w:rPr>
        <w:t>ANEXO 1</w:t>
      </w:r>
      <w:r w:rsidRPr="005D1F48">
        <w:rPr>
          <w:rFonts w:ascii="Times New Roman" w:eastAsia="Times New Roman" w:hAnsi="Times New Roman" w:cs="Times New Roman"/>
          <w:kern w:val="0"/>
          <w:sz w:val="16"/>
          <w:szCs w:val="16"/>
          <w:lang w:val="es-ES_tradnl" w:eastAsia="es-ES_tradnl"/>
          <w14:ligatures w14:val="none"/>
        </w:rPr>
        <w:t xml:space="preserve"> de este instrumento y que para todo efecto legal es parte integrante de él. A EL CLIENTE le está prohibido ceder a cualquier título el presente contrato de servicios. </w:t>
      </w:r>
      <w:r w:rsidR="003F4435">
        <w:rPr>
          <w:rFonts w:ascii="Times New Roman" w:eastAsia="Times New Roman" w:hAnsi="Times New Roman" w:cs="Times New Roman"/>
          <w:kern w:val="0"/>
          <w:sz w:val="16"/>
          <w:szCs w:val="16"/>
          <w:lang w:val="es-ES_tradnl" w:eastAsia="es-ES_tradnl"/>
          <w14:ligatures w14:val="none"/>
        </w:rPr>
        <w:t xml:space="preserve">Atendido </w:t>
      </w:r>
      <w:r w:rsidR="003F4435" w:rsidRPr="005D1F48">
        <w:rPr>
          <w:rFonts w:ascii="Times New Roman" w:eastAsia="Times New Roman" w:hAnsi="Times New Roman" w:cs="Times New Roman"/>
          <w:kern w:val="0"/>
          <w:sz w:val="16"/>
          <w:szCs w:val="16"/>
          <w:lang w:val="es-ES_tradnl" w:eastAsia="es-ES_tradnl"/>
          <w14:ligatures w14:val="none"/>
        </w:rPr>
        <w:t>que</w:t>
      </w:r>
      <w:r w:rsidR="003F4435">
        <w:rPr>
          <w:rFonts w:ascii="Times New Roman" w:eastAsia="Times New Roman" w:hAnsi="Times New Roman" w:cs="Times New Roman"/>
          <w:kern w:val="0"/>
          <w:sz w:val="16"/>
          <w:szCs w:val="16"/>
          <w:lang w:val="es-ES_tradnl" w:eastAsia="es-ES_tradnl"/>
          <w14:ligatures w14:val="none"/>
        </w:rPr>
        <w:t xml:space="preserve"> se trata del </w:t>
      </w:r>
      <w:r w:rsidR="003F4435" w:rsidRPr="005D1F48">
        <w:rPr>
          <w:rFonts w:ascii="Times New Roman" w:eastAsia="Times New Roman" w:hAnsi="Times New Roman" w:cs="Times New Roman"/>
          <w:kern w:val="0"/>
          <w:sz w:val="16"/>
          <w:szCs w:val="16"/>
          <w:lang w:val="es-ES_tradnl" w:eastAsia="es-ES_tradnl"/>
          <w14:ligatures w14:val="none"/>
        </w:rPr>
        <w:t>lugar donde</w:t>
      </w:r>
      <w:r w:rsidR="003F4435" w:rsidRPr="003F4435">
        <w:rPr>
          <w:rFonts w:ascii="Times New Roman" w:eastAsia="Times New Roman" w:hAnsi="Times New Roman" w:cs="Times New Roman"/>
          <w:kern w:val="0"/>
          <w:sz w:val="16"/>
          <w:szCs w:val="16"/>
          <w:lang w:val="es-ES_tradnl" w:eastAsia="es-ES_tradnl"/>
          <w14:ligatures w14:val="none"/>
        </w:rPr>
        <w:t xml:space="preserve"> </w:t>
      </w:r>
      <w:r w:rsidR="003F4435" w:rsidRPr="005D1F48">
        <w:rPr>
          <w:rFonts w:ascii="Times New Roman" w:eastAsia="Times New Roman" w:hAnsi="Times New Roman" w:cs="Times New Roman"/>
          <w:kern w:val="0"/>
          <w:sz w:val="16"/>
          <w:szCs w:val="16"/>
          <w:lang w:val="es-ES_tradnl" w:eastAsia="es-ES_tradnl"/>
          <w14:ligatures w14:val="none"/>
        </w:rPr>
        <w:t>EL CLIENTE realizará su actividad principal,</w:t>
      </w:r>
      <w:r w:rsidR="003F4435">
        <w:rPr>
          <w:rFonts w:ascii="Times New Roman" w:eastAsia="Times New Roman" w:hAnsi="Times New Roman" w:cs="Times New Roman"/>
          <w:kern w:val="0"/>
          <w:sz w:val="16"/>
          <w:szCs w:val="16"/>
          <w:lang w:val="es-ES_tradnl" w:eastAsia="es-ES_tradnl"/>
          <w14:ligatures w14:val="none"/>
        </w:rPr>
        <w:t xml:space="preserve"> </w:t>
      </w:r>
      <w:r w:rsidR="00E32CB5">
        <w:rPr>
          <w:rFonts w:ascii="Times New Roman" w:eastAsia="Times New Roman" w:hAnsi="Times New Roman" w:cs="Times New Roman"/>
          <w:kern w:val="0"/>
          <w:sz w:val="16"/>
          <w:szCs w:val="16"/>
          <w:lang w:val="es-ES_tradnl" w:eastAsia="es-ES_tradnl"/>
          <w14:ligatures w14:val="none"/>
        </w:rPr>
        <w:t>se obliga a</w:t>
      </w:r>
      <w:r w:rsidR="003F4435">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manten</w:t>
      </w:r>
      <w:r w:rsidR="00E32CB5">
        <w:rPr>
          <w:rFonts w:ascii="Times New Roman" w:eastAsia="Times New Roman" w:hAnsi="Times New Roman" w:cs="Times New Roman"/>
          <w:kern w:val="0"/>
          <w:sz w:val="16"/>
          <w:szCs w:val="16"/>
          <w:lang w:val="es-ES_tradnl" w:eastAsia="es-ES_tradnl"/>
          <w14:ligatures w14:val="none"/>
        </w:rPr>
        <w:t>er</w:t>
      </w:r>
      <w:r w:rsidRPr="005D1F48">
        <w:rPr>
          <w:rFonts w:ascii="Times New Roman" w:eastAsia="Times New Roman" w:hAnsi="Times New Roman" w:cs="Times New Roman"/>
          <w:kern w:val="0"/>
          <w:sz w:val="16"/>
          <w:szCs w:val="16"/>
          <w:lang w:val="es-ES_tradnl" w:eastAsia="es-ES_tradnl"/>
          <w14:ligatures w14:val="none"/>
        </w:rPr>
        <w:t xml:space="preserve"> </w:t>
      </w:r>
      <w:r w:rsidR="00E32CB5">
        <w:rPr>
          <w:rFonts w:ascii="Times New Roman" w:eastAsia="Times New Roman" w:hAnsi="Times New Roman" w:cs="Times New Roman"/>
          <w:kern w:val="0"/>
          <w:sz w:val="16"/>
          <w:szCs w:val="16"/>
          <w:lang w:val="es-ES_tradnl" w:eastAsia="es-ES_tradnl"/>
          <w14:ligatures w14:val="none"/>
        </w:rPr>
        <w:t xml:space="preserve">toda </w:t>
      </w:r>
      <w:r w:rsidRPr="005D1F48">
        <w:rPr>
          <w:rFonts w:ascii="Times New Roman" w:eastAsia="Times New Roman" w:hAnsi="Times New Roman" w:cs="Times New Roman"/>
          <w:kern w:val="0"/>
          <w:sz w:val="16"/>
          <w:szCs w:val="16"/>
          <w:lang w:val="es-ES_tradnl" w:eastAsia="es-ES_tradnl"/>
          <w14:ligatures w14:val="none"/>
        </w:rPr>
        <w:t xml:space="preserve">la información contable de la empresa en el domicilio. El incumplimiento de esta norma legal desliga a EASY OFFICE de toda </w:t>
      </w:r>
      <w:r w:rsidR="00E32CB5">
        <w:rPr>
          <w:rFonts w:ascii="Times New Roman" w:eastAsia="Times New Roman" w:hAnsi="Times New Roman" w:cs="Times New Roman"/>
          <w:kern w:val="0"/>
          <w:sz w:val="16"/>
          <w:szCs w:val="16"/>
          <w:lang w:val="es-ES_tradnl" w:eastAsia="es-ES_tradnl"/>
          <w14:ligatures w14:val="none"/>
        </w:rPr>
        <w:t xml:space="preserve">responsabilidad ante </w:t>
      </w:r>
      <w:r w:rsidRPr="005D1F48">
        <w:rPr>
          <w:rFonts w:ascii="Times New Roman" w:eastAsia="Times New Roman" w:hAnsi="Times New Roman" w:cs="Times New Roman"/>
          <w:kern w:val="0"/>
          <w:sz w:val="16"/>
          <w:szCs w:val="16"/>
          <w:lang w:val="es-ES_tradnl" w:eastAsia="es-ES_tradnl"/>
          <w14:ligatures w14:val="none"/>
        </w:rPr>
        <w:t>fiscalizaciones por parte del Servicio de Impuestos Internos</w:t>
      </w:r>
      <w:r w:rsidR="00E32CB5">
        <w:rPr>
          <w:rFonts w:ascii="Times New Roman" w:eastAsia="Times New Roman" w:hAnsi="Times New Roman" w:cs="Times New Roman"/>
          <w:kern w:val="0"/>
          <w:sz w:val="16"/>
          <w:szCs w:val="16"/>
          <w:lang w:val="es-ES_tradnl" w:eastAsia="es-ES_tradnl"/>
          <w14:ligatures w14:val="none"/>
        </w:rPr>
        <w:t xml:space="preserve"> y sus consecuencias</w:t>
      </w:r>
      <w:r w:rsidRPr="005D1F48">
        <w:rPr>
          <w:rFonts w:ascii="Times New Roman" w:eastAsia="Times New Roman" w:hAnsi="Times New Roman" w:cs="Times New Roman"/>
          <w:kern w:val="0"/>
          <w:sz w:val="16"/>
          <w:szCs w:val="16"/>
          <w:lang w:val="es-ES_tradnl" w:eastAsia="es-ES_tradnl"/>
          <w14:ligatures w14:val="none"/>
        </w:rPr>
        <w:t xml:space="preserve">, basados en el incumplimiento de esta cláusula vinculante.   </w:t>
      </w:r>
    </w:p>
    <w:bookmarkEnd w:id="6"/>
    <w:p w14:paraId="2DD8159B" w14:textId="740EBF68" w:rsidR="0030143B"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TERCERO:</w:t>
      </w:r>
      <w:r w:rsidRPr="005D1F48">
        <w:rPr>
          <w:rFonts w:ascii="Times New Roman" w:eastAsia="Times New Roman" w:hAnsi="Times New Roman" w:cs="Times New Roman"/>
          <w:b/>
          <w:kern w:val="0"/>
          <w:sz w:val="16"/>
          <w:szCs w:val="16"/>
          <w:lang w:val="es-ES_tradnl" w:eastAsia="es-ES_tradnl"/>
          <w14:ligatures w14:val="none"/>
        </w:rPr>
        <w:t xml:space="preserve"> </w:t>
      </w:r>
    </w:p>
    <w:p w14:paraId="42FD18C3" w14:textId="3AFDAE1B" w:rsidR="00A642AC"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 xml:space="preserve">El precio </w:t>
      </w:r>
      <w:r w:rsidR="002E1090">
        <w:rPr>
          <w:rFonts w:ascii="Times New Roman" w:eastAsia="Times New Roman" w:hAnsi="Times New Roman" w:cs="Times New Roman"/>
          <w:kern w:val="0"/>
          <w:sz w:val="16"/>
          <w:szCs w:val="16"/>
          <w:lang w:val="es-ES_tradnl" w:eastAsia="es-ES_tradnl"/>
          <w14:ligatures w14:val="none"/>
        </w:rPr>
        <w:t xml:space="preserve">de cada servicio y su ciclo de pago </w:t>
      </w:r>
      <w:r w:rsidRPr="005D1F48">
        <w:rPr>
          <w:rFonts w:ascii="Times New Roman" w:eastAsia="Times New Roman" w:hAnsi="Times New Roman" w:cs="Times New Roman"/>
          <w:kern w:val="0"/>
          <w:sz w:val="16"/>
          <w:szCs w:val="16"/>
          <w:lang w:val="es-ES_tradnl" w:eastAsia="es-ES_tradnl"/>
          <w14:ligatures w14:val="none"/>
        </w:rPr>
        <w:t xml:space="preserve">será </w:t>
      </w:r>
      <w:r w:rsidR="002E1090">
        <w:rPr>
          <w:rFonts w:ascii="Times New Roman" w:eastAsia="Times New Roman" w:hAnsi="Times New Roman" w:cs="Times New Roman"/>
          <w:kern w:val="0"/>
          <w:sz w:val="16"/>
          <w:szCs w:val="16"/>
          <w:lang w:val="es-ES_tradnl" w:eastAsia="es-ES_tradnl"/>
          <w14:ligatures w14:val="none"/>
        </w:rPr>
        <w:t>como se indica a continuación</w:t>
      </w:r>
      <w:r w:rsidRPr="005D1F48">
        <w:rPr>
          <w:rFonts w:ascii="Times New Roman" w:eastAsia="Times New Roman" w:hAnsi="Times New Roman" w:cs="Times New Roman"/>
          <w:kern w:val="0"/>
          <w:sz w:val="16"/>
          <w:szCs w:val="16"/>
          <w:lang w:val="es-ES_tradnl" w:eastAsia="es-ES_tradnl"/>
          <w14:ligatures w14:val="none"/>
        </w:rPr>
        <w:t>:</w:t>
      </w:r>
    </w:p>
    <w:tbl>
      <w:tblPr>
        <w:tblStyle w:val="Tablaconcuadrcula"/>
        <w:tblW w:w="0" w:type="auto"/>
        <w:tblLook w:val="04A0" w:firstRow="1" w:lastRow="0" w:firstColumn="1" w:lastColumn="0" w:noHBand="0" w:noVBand="1"/>
      </w:tblPr>
      <w:tblGrid>
        <w:gridCol w:w="1349"/>
        <w:gridCol w:w="1285"/>
        <w:gridCol w:w="1537"/>
      </w:tblGrid>
      <w:tr w:rsidR="000B66A8" w:rsidRPr="00A76EEA" w14:paraId="6251860B" w14:textId="77777777" w:rsidTr="00B61AF9">
        <w:tc>
          <w:tcPr>
            <w:tcW w:w="1349" w:type="dxa"/>
          </w:tcPr>
          <w:p w14:paraId="35DDA108" w14:textId="20C8AAA7" w:rsidR="000B66A8" w:rsidRPr="000B66A8" w:rsidRDefault="000B66A8" w:rsidP="000B66A8">
            <w:pPr>
              <w:adjustRightInd w:val="0"/>
              <w:ind w:right="181"/>
              <w:mirrorIndents/>
              <w:jc w:val="center"/>
              <w:rPr>
                <w:rFonts w:ascii="Times New Roman" w:eastAsia="Times New Roman" w:hAnsi="Times New Roman" w:cs="Times New Roman"/>
                <w:b/>
                <w:bCs/>
                <w:i/>
                <w:iCs/>
                <w:kern w:val="0"/>
                <w:sz w:val="16"/>
                <w:szCs w:val="16"/>
                <w:lang w:val="es-ES_tradnl" w:eastAsia="es-ES_tradnl"/>
                <w14:ligatures w14:val="none"/>
              </w:rPr>
            </w:pPr>
            <w:r w:rsidRPr="000B66A8">
              <w:rPr>
                <w:rFonts w:ascii="Times New Roman" w:eastAsia="Times New Roman" w:hAnsi="Times New Roman" w:cs="Times New Roman"/>
                <w:b/>
                <w:bCs/>
                <w:i/>
                <w:iCs/>
                <w:kern w:val="0"/>
                <w:sz w:val="16"/>
                <w:szCs w:val="16"/>
                <w:lang w:val="es-ES_tradnl" w:eastAsia="es-ES_tradnl"/>
                <w14:ligatures w14:val="none"/>
              </w:rPr>
              <w:t>SERVICIO</w:t>
            </w:r>
            <w:r>
              <w:rPr>
                <w:rFonts w:ascii="Times New Roman" w:eastAsia="Times New Roman" w:hAnsi="Times New Roman" w:cs="Times New Roman"/>
                <w:b/>
                <w:bCs/>
                <w:i/>
                <w:iCs/>
                <w:kern w:val="0"/>
                <w:sz w:val="16"/>
                <w:szCs w:val="16"/>
                <w:lang w:val="es-ES_tradnl" w:eastAsia="es-ES_tradnl"/>
                <w14:ligatures w14:val="none"/>
              </w:rPr>
              <w:t>(S)</w:t>
            </w:r>
          </w:p>
        </w:tc>
        <w:tc>
          <w:tcPr>
            <w:tcW w:w="1285" w:type="dxa"/>
          </w:tcPr>
          <w:p w14:paraId="1277719F" w14:textId="706B1B24" w:rsidR="000B66A8" w:rsidRPr="000B66A8" w:rsidRDefault="000B66A8" w:rsidP="000B66A8">
            <w:pPr>
              <w:adjustRightInd w:val="0"/>
              <w:ind w:right="181"/>
              <w:mirrorIndents/>
              <w:jc w:val="center"/>
              <w:rPr>
                <w:rFonts w:ascii="Times New Roman" w:eastAsia="Times New Roman" w:hAnsi="Times New Roman" w:cs="Times New Roman"/>
                <w:b/>
                <w:bCs/>
                <w:i/>
                <w:iCs/>
                <w:kern w:val="0"/>
                <w:sz w:val="16"/>
                <w:szCs w:val="16"/>
                <w:lang w:val="es-ES_tradnl" w:eastAsia="es-ES_tradnl"/>
                <w14:ligatures w14:val="none"/>
              </w:rPr>
            </w:pPr>
            <w:r>
              <w:rPr>
                <w:rFonts w:ascii="Times New Roman" w:eastAsia="Times New Roman" w:hAnsi="Times New Roman" w:cs="Times New Roman"/>
                <w:b/>
                <w:bCs/>
                <w:i/>
                <w:iCs/>
                <w:kern w:val="0"/>
                <w:sz w:val="16"/>
                <w:szCs w:val="16"/>
                <w:lang w:val="es-ES_tradnl" w:eastAsia="es-ES_tradnl"/>
                <w14:ligatures w14:val="none"/>
              </w:rPr>
              <w:t>PRECIO(S)</w:t>
            </w:r>
          </w:p>
        </w:tc>
        <w:tc>
          <w:tcPr>
            <w:tcW w:w="1537" w:type="dxa"/>
          </w:tcPr>
          <w:p w14:paraId="0B4E9FB4" w14:textId="39BA032E" w:rsidR="000B66A8" w:rsidRPr="000B66A8" w:rsidRDefault="000B66A8" w:rsidP="000B66A8">
            <w:pPr>
              <w:adjustRightInd w:val="0"/>
              <w:ind w:right="181"/>
              <w:mirrorIndents/>
              <w:jc w:val="center"/>
              <w:rPr>
                <w:rFonts w:ascii="Times New Roman" w:eastAsia="Times New Roman" w:hAnsi="Times New Roman" w:cs="Times New Roman"/>
                <w:b/>
                <w:bCs/>
                <w:i/>
                <w:iCs/>
                <w:kern w:val="0"/>
                <w:sz w:val="16"/>
                <w:szCs w:val="16"/>
                <w:lang w:val="es-ES_tradnl" w:eastAsia="es-ES_tradnl"/>
                <w14:ligatures w14:val="none"/>
              </w:rPr>
            </w:pPr>
            <w:r w:rsidRPr="000B66A8">
              <w:rPr>
                <w:rFonts w:ascii="Times New Roman" w:eastAsia="Times New Roman" w:hAnsi="Times New Roman" w:cs="Times New Roman"/>
                <w:b/>
                <w:bCs/>
                <w:i/>
                <w:iCs/>
                <w:kern w:val="0"/>
                <w:sz w:val="16"/>
                <w:szCs w:val="16"/>
                <w:lang w:val="es-ES_tradnl" w:eastAsia="es-ES_tradnl"/>
                <w14:ligatures w14:val="none"/>
              </w:rPr>
              <w:t>CICLO</w:t>
            </w:r>
          </w:p>
        </w:tc>
      </w:tr>
      <w:tr w:rsidR="002E1090" w:rsidRPr="00A76EEA" w14:paraId="3669517F" w14:textId="77777777" w:rsidTr="00B61AF9">
        <w:tc>
          <w:tcPr>
            <w:tcW w:w="1349" w:type="dxa"/>
          </w:tcPr>
          <w:p w14:paraId="7E588B47" w14:textId="55A53AB7" w:rsidR="002E1090" w:rsidRPr="000B66A8" w:rsidRDefault="002E1090"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"SERVICIO_1" </w:instrText>
            </w:r>
            <w:r w:rsidRPr="000B66A8">
              <w:rPr>
                <w:rFonts w:ascii="Times New Roman" w:eastAsia="Times New Roman" w:hAnsi="Times New Roman" w:cs="Times New Roman"/>
                <w:i/>
                <w:i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kern w:val="0"/>
                <w:sz w:val="16"/>
                <w:szCs w:val="16"/>
                <w:lang w:val="es-ES_tradnl" w:eastAsia="es-ES_tradnl"/>
                <w14:ligatures w14:val="none"/>
              </w:rPr>
              <w:t>CREACION DE EMPRESAS</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285" w:type="dxa"/>
          </w:tcPr>
          <w:p w14:paraId="5DE5DD58" w14:textId="54079E4A" w:rsidR="002E1090" w:rsidRDefault="008F22BE" w:rsidP="008F22BE">
            <w:pPr>
              <w:adjustRightInd w:val="0"/>
              <w:ind w:right="181"/>
              <w:mirrorIndents/>
              <w:rPr>
                <w:rFonts w:ascii="Times New Roman" w:eastAsia="Times New Roman" w:hAnsi="Times New Roman" w:cs="Times New Roman"/>
                <w:i/>
                <w:iCs/>
                <w:kern w:val="0"/>
                <w:sz w:val="16"/>
                <w:szCs w:val="16"/>
                <w:lang w:val="es-ES_tradnl" w:eastAsia="es-ES_tradnl"/>
                <w14:ligatures w14:val="none"/>
              </w:rPr>
            </w:pPr>
            <w:r>
              <w:rPr>
                <w:rFonts w:ascii="Times New Roman" w:eastAsia="Times New Roman" w:hAnsi="Times New Roman" w:cs="Times New Roman"/>
                <w:i/>
                <w:iCs/>
                <w:kern w:val="0"/>
                <w:sz w:val="16"/>
                <w:szCs w:val="16"/>
                <w:lang w:val="es-ES_tradnl" w:eastAsia="es-ES_tradnl"/>
                <w14:ligatures w14:val="none"/>
              </w:rPr>
              <w:t xml:space="preserve">     </w:t>
            </w:r>
            <w:r w:rsidR="00A22645">
              <w:rPr>
                <w:rFonts w:ascii="Times New Roman" w:eastAsia="Times New Roman" w:hAnsi="Times New Roman" w:cs="Times New Roman"/>
                <w:i/>
                <w:iCs/>
                <w:kern w:val="0"/>
                <w:sz w:val="16"/>
                <w:szCs w:val="16"/>
                <w:lang w:val="es-ES_tradnl" w:eastAsia="es-ES_tradnl"/>
                <w14:ligatures w14:val="none"/>
              </w:rPr>
              <w:t>$</w:t>
            </w:r>
            <w:r>
              <w:rPr>
                <w:rFonts w:ascii="Times New Roman" w:eastAsia="Times New Roman" w:hAnsi="Times New Roman" w:cs="Times New Roman"/>
                <w:i/>
                <w:iCs/>
                <w:kern w:val="0"/>
                <w:sz w:val="16"/>
                <w:szCs w:val="16"/>
                <w:lang w:val="es-ES_tradnl" w:eastAsia="es-ES_tradnl"/>
                <w14:ligatures w14:val="none"/>
              </w:rPr>
              <w:t xml:space="preserve"> </w:t>
            </w:r>
            <w:r w:rsidR="00A22645">
              <w:rPr>
                <w:rFonts w:ascii="Times New Roman" w:eastAsia="Times New Roman" w:hAnsi="Times New Roman" w:cs="Times New Roman"/>
                <w:i/>
                <w:iCs/>
                <w:kern w:val="0"/>
                <w:sz w:val="16"/>
                <w:szCs w:val="16"/>
                <w:lang w:val="es-ES_tradnl" w:eastAsia="es-ES_tradnl"/>
                <w14:ligatures w14:val="none"/>
              </w:rPr>
              <w:fldChar w:fldCharType="begin"/>
            </w:r>
            <w:r w:rsidR="00A22645">
              <w:rPr>
                <w:rFonts w:ascii="Times New Roman" w:eastAsia="Times New Roman" w:hAnsi="Times New Roman" w:cs="Times New Roman"/>
                <w:i/>
                <w:iCs/>
                <w:kern w:val="0"/>
                <w:sz w:val="16"/>
                <w:szCs w:val="16"/>
                <w:lang w:val="es-ES_tradnl" w:eastAsia="es-ES_tradnl"/>
                <w14:ligatures w14:val="none"/>
              </w:rPr>
              <w:instrText xml:space="preserve"> MERGEFIELD PRECIO_Ss_1 </w:instrText>
            </w:r>
            <w:r w:rsidR="00A22645">
              <w:rPr>
                <w:rFonts w:ascii="Times New Roman" w:eastAsia="Times New Roman" w:hAnsi="Times New Roman" w:cs="Times New Roman"/>
                <w:i/>
                <w:i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kern w:val="0"/>
                <w:sz w:val="16"/>
                <w:szCs w:val="16"/>
                <w:lang w:val="es-ES_tradnl" w:eastAsia="es-ES_tradnl"/>
                <w14:ligatures w14:val="none"/>
              </w:rPr>
              <w:t>49990</w:t>
            </w:r>
            <w:r w:rsidR="00A22645">
              <w:rPr>
                <w:rFonts w:ascii="Times New Roman" w:eastAsia="Times New Roman" w:hAnsi="Times New Roman" w:cs="Times New Roman"/>
                <w:i/>
                <w:iCs/>
                <w:kern w:val="0"/>
                <w:sz w:val="16"/>
                <w:szCs w:val="16"/>
                <w:lang w:val="es-ES_tradnl" w:eastAsia="es-ES_tradnl"/>
                <w14:ligatures w14:val="none"/>
              </w:rPr>
              <w:fldChar w:fldCharType="end"/>
            </w:r>
          </w:p>
          <w:p w14:paraId="25E42B8A" w14:textId="30523C73" w:rsidR="008F22BE" w:rsidRPr="000B66A8" w:rsidRDefault="008F22BE" w:rsidP="008F22BE">
            <w:pPr>
              <w:adjustRightInd w:val="0"/>
              <w:ind w:right="181"/>
              <w:mirrorIndents/>
              <w:rPr>
                <w:rFonts w:ascii="Times New Roman" w:eastAsia="Times New Roman" w:hAnsi="Times New Roman" w:cs="Times New Roman"/>
                <w:i/>
                <w:iCs/>
                <w:kern w:val="0"/>
                <w:sz w:val="16"/>
                <w:szCs w:val="16"/>
                <w:lang w:val="es-ES_tradnl" w:eastAsia="es-ES_tradnl"/>
                <w14:ligatures w14:val="none"/>
              </w:rPr>
            </w:pPr>
          </w:p>
        </w:tc>
        <w:tc>
          <w:tcPr>
            <w:tcW w:w="1537" w:type="dxa"/>
          </w:tcPr>
          <w:p w14:paraId="3D6713A4" w14:textId="1ADF65D3" w:rsidR="002E1090" w:rsidRPr="000B66A8" w:rsidRDefault="00A76EE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"CICLO_PAGO_Ss_1" </w:instrText>
            </w:r>
            <w:r w:rsidRPr="000B66A8">
              <w:rPr>
                <w:rFonts w:ascii="Times New Roman" w:eastAsia="Times New Roman" w:hAnsi="Times New Roman" w:cs="Times New Roman"/>
                <w:i/>
                <w:i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kern w:val="0"/>
                <w:sz w:val="16"/>
                <w:szCs w:val="16"/>
                <w:lang w:val="es-ES_tradnl" w:eastAsia="es-ES_tradnl"/>
                <w14:ligatures w14:val="none"/>
              </w:rPr>
              <w:t>UNICO</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r>
      <w:tr w:rsidR="002E1090" w:rsidRPr="00A76EEA" w14:paraId="35A8832A" w14:textId="77777777" w:rsidTr="00B61AF9">
        <w:tc>
          <w:tcPr>
            <w:tcW w:w="1349" w:type="dxa"/>
          </w:tcPr>
          <w:p w14:paraId="01684397" w14:textId="08F9685B" w:rsidR="002E1090" w:rsidRPr="000B66A8" w:rsidRDefault="002E1090"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"SERVICIO_2" </w:instrText>
            </w:r>
            <w:r w:rsidRPr="000B66A8">
              <w:rPr>
                <w:rFonts w:ascii="Times New Roman" w:eastAsia="Times New Roman" w:hAnsi="Times New Roman" w:cs="Times New Roman"/>
                <w:i/>
                <w:i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kern w:val="0"/>
                <w:sz w:val="16"/>
                <w:szCs w:val="16"/>
                <w:lang w:val="es-ES_tradnl" w:eastAsia="es-ES_tradnl"/>
                <w14:ligatures w14:val="none"/>
              </w:rPr>
              <w:t>DOMICILIO TRIBUTARIO</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285" w:type="dxa"/>
          </w:tcPr>
          <w:p w14:paraId="17F5B227" w14:textId="47A28B3E" w:rsidR="002E1090" w:rsidRPr="000B66A8" w:rsidRDefault="008B56A5"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Pr>
                <w:rFonts w:ascii="Times New Roman" w:eastAsia="Times New Roman" w:hAnsi="Times New Roman" w:cs="Times New Roman"/>
                <w:i/>
                <w:iCs/>
                <w:kern w:val="0"/>
                <w:sz w:val="16"/>
                <w:szCs w:val="16"/>
                <w:lang w:val="es-ES_tradnl" w:eastAsia="es-ES_tradnl"/>
                <w14:ligatures w14:val="none"/>
              </w:rPr>
              <w:t xml:space="preserve">$ </w:t>
            </w:r>
            <w:r w:rsidR="000B66A8" w:rsidRPr="000B66A8">
              <w:rPr>
                <w:rFonts w:ascii="Times New Roman" w:eastAsia="Times New Roman" w:hAnsi="Times New Roman" w:cs="Times New Roman"/>
                <w:i/>
                <w:iCs/>
                <w:kern w:val="0"/>
                <w:sz w:val="16"/>
                <w:szCs w:val="16"/>
                <w:lang w:val="es-ES_tradnl" w:eastAsia="es-ES_tradnl"/>
                <w14:ligatures w14:val="none"/>
              </w:rPr>
              <w:fldChar w:fldCharType="begin"/>
            </w:r>
            <w:r w:rsidR="000B66A8" w:rsidRPr="000B66A8">
              <w:rPr>
                <w:rFonts w:ascii="Times New Roman" w:eastAsia="Times New Roman" w:hAnsi="Times New Roman" w:cs="Times New Roman"/>
                <w:i/>
                <w:iCs/>
                <w:kern w:val="0"/>
                <w:sz w:val="16"/>
                <w:szCs w:val="16"/>
                <w:lang w:val="es-ES_tradnl" w:eastAsia="es-ES_tradnl"/>
                <w14:ligatures w14:val="none"/>
              </w:rPr>
              <w:instrText xml:space="preserve"> MERGEFIELD "PRECIO_Ss_2" </w:instrText>
            </w:r>
            <w:r w:rsidR="000B66A8" w:rsidRPr="000B66A8">
              <w:rPr>
                <w:rFonts w:ascii="Times New Roman" w:eastAsia="Times New Roman" w:hAnsi="Times New Roman" w:cs="Times New Roman"/>
                <w:i/>
                <w:i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kern w:val="0"/>
                <w:sz w:val="16"/>
                <w:szCs w:val="16"/>
                <w:lang w:val="es-ES_tradnl" w:eastAsia="es-ES_tradnl"/>
                <w14:ligatures w14:val="none"/>
              </w:rPr>
              <w:t>59990</w:t>
            </w:r>
            <w:r w:rsidR="000B66A8"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537" w:type="dxa"/>
          </w:tcPr>
          <w:p w14:paraId="47C041C8" w14:textId="04C3381B" w:rsidR="002E1090" w:rsidRPr="000B66A8" w:rsidRDefault="00A76EE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"CICLO_PAGO_Ss_2" </w:instrText>
            </w:r>
            <w:r w:rsidRPr="000B66A8">
              <w:rPr>
                <w:rFonts w:ascii="Times New Roman" w:eastAsia="Times New Roman" w:hAnsi="Times New Roman" w:cs="Times New Roman"/>
                <w:i/>
                <w:i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kern w:val="0"/>
                <w:sz w:val="16"/>
                <w:szCs w:val="16"/>
                <w:lang w:val="es-ES_tradnl" w:eastAsia="es-ES_tradnl"/>
                <w14:ligatures w14:val="none"/>
              </w:rPr>
              <w:t>ANUAL</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r>
      <w:tr w:rsidR="002E1090" w:rsidRPr="00A76EEA" w14:paraId="555A1CA4" w14:textId="77777777" w:rsidTr="00B61AF9">
        <w:tc>
          <w:tcPr>
            <w:tcW w:w="1349" w:type="dxa"/>
          </w:tcPr>
          <w:p w14:paraId="1CBCBAD3" w14:textId="1BC22981" w:rsidR="002E1090" w:rsidRPr="000B66A8" w:rsidRDefault="002E1090"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"SERVICIO_3" </w:instrText>
            </w:r>
            <w:r w:rsidRPr="000B66A8">
              <w:rPr>
                <w:rFonts w:ascii="Times New Roman" w:eastAsia="Times New Roman" w:hAnsi="Times New Roman" w:cs="Times New Roman"/>
                <w:i/>
                <w:i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kern w:val="0"/>
                <w:sz w:val="16"/>
                <w:szCs w:val="16"/>
                <w:lang w:val="es-ES_tradnl" w:eastAsia="es-ES_tradnl"/>
                <w14:ligatures w14:val="none"/>
              </w:rPr>
              <w:t>WEB MAIL + DOMINIO</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285" w:type="dxa"/>
          </w:tcPr>
          <w:p w14:paraId="0F57FEF5" w14:textId="4BCE85A2" w:rsidR="002E1090" w:rsidRPr="000B66A8" w:rsidRDefault="008B56A5"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Pr>
                <w:rFonts w:ascii="Times New Roman" w:eastAsia="Times New Roman" w:hAnsi="Times New Roman" w:cs="Times New Roman"/>
                <w:i/>
                <w:iCs/>
                <w:kern w:val="0"/>
                <w:sz w:val="16"/>
                <w:szCs w:val="16"/>
                <w:lang w:val="es-ES_tradnl" w:eastAsia="es-ES_tradnl"/>
                <w14:ligatures w14:val="none"/>
              </w:rPr>
              <w:t xml:space="preserve">$ </w:t>
            </w:r>
            <w:r w:rsidR="000B66A8" w:rsidRPr="000B66A8">
              <w:rPr>
                <w:rFonts w:ascii="Times New Roman" w:eastAsia="Times New Roman" w:hAnsi="Times New Roman" w:cs="Times New Roman"/>
                <w:i/>
                <w:iCs/>
                <w:kern w:val="0"/>
                <w:sz w:val="16"/>
                <w:szCs w:val="16"/>
                <w:lang w:val="es-ES_tradnl" w:eastAsia="es-ES_tradnl"/>
                <w14:ligatures w14:val="none"/>
              </w:rPr>
              <w:fldChar w:fldCharType="begin"/>
            </w:r>
            <w:r w:rsidR="000B66A8" w:rsidRPr="000B66A8">
              <w:rPr>
                <w:rFonts w:ascii="Times New Roman" w:eastAsia="Times New Roman" w:hAnsi="Times New Roman" w:cs="Times New Roman"/>
                <w:i/>
                <w:iCs/>
                <w:kern w:val="0"/>
                <w:sz w:val="16"/>
                <w:szCs w:val="16"/>
                <w:lang w:val="es-ES_tradnl" w:eastAsia="es-ES_tradnl"/>
                <w14:ligatures w14:val="none"/>
              </w:rPr>
              <w:instrText xml:space="preserve"> MERGEFIELD "PRECIO_Ss_3" </w:instrText>
            </w:r>
            <w:r w:rsidR="000B66A8" w:rsidRPr="000B66A8">
              <w:rPr>
                <w:rFonts w:ascii="Times New Roman" w:eastAsia="Times New Roman" w:hAnsi="Times New Roman" w:cs="Times New Roman"/>
                <w:i/>
                <w:i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kern w:val="0"/>
                <w:sz w:val="16"/>
                <w:szCs w:val="16"/>
                <w:lang w:val="es-ES_tradnl" w:eastAsia="es-ES_tradnl"/>
                <w14:ligatures w14:val="none"/>
              </w:rPr>
              <w:t>14990</w:t>
            </w:r>
            <w:r w:rsidR="000B66A8" w:rsidRPr="000B66A8">
              <w:rPr>
                <w:rFonts w:ascii="Times New Roman" w:eastAsia="Times New Roman" w:hAnsi="Times New Roman" w:cs="Times New Roman"/>
                <w:i/>
                <w:iCs/>
                <w:kern w:val="0"/>
                <w:sz w:val="16"/>
                <w:szCs w:val="16"/>
                <w:lang w:val="es-ES_tradnl" w:eastAsia="es-ES_tradnl"/>
                <w14:ligatures w14:val="none"/>
              </w:rPr>
              <w:fldChar w:fldCharType="end"/>
            </w:r>
          </w:p>
        </w:tc>
        <w:tc>
          <w:tcPr>
            <w:tcW w:w="1537" w:type="dxa"/>
          </w:tcPr>
          <w:p w14:paraId="3DDCA95D" w14:textId="3EDF23CD" w:rsidR="002E1090" w:rsidRPr="000B66A8" w:rsidRDefault="00A76EEA" w:rsidP="000B66A8">
            <w:pPr>
              <w:adjustRightInd w:val="0"/>
              <w:ind w:right="181"/>
              <w:mirrorIndents/>
              <w:jc w:val="center"/>
              <w:rPr>
                <w:rFonts w:ascii="Times New Roman" w:eastAsia="Times New Roman" w:hAnsi="Times New Roman" w:cs="Times New Roman"/>
                <w:i/>
                <w:iCs/>
                <w:kern w:val="0"/>
                <w:sz w:val="16"/>
                <w:szCs w:val="16"/>
                <w:lang w:val="es-ES_tradnl" w:eastAsia="es-ES_tradnl"/>
                <w14:ligatures w14:val="none"/>
              </w:rPr>
            </w:pPr>
            <w:r w:rsidRPr="000B66A8">
              <w:rPr>
                <w:rFonts w:ascii="Times New Roman" w:eastAsia="Times New Roman" w:hAnsi="Times New Roman" w:cs="Times New Roman"/>
                <w:i/>
                <w:iCs/>
                <w:kern w:val="0"/>
                <w:sz w:val="16"/>
                <w:szCs w:val="16"/>
                <w:lang w:val="es-ES_tradnl" w:eastAsia="es-ES_tradnl"/>
                <w14:ligatures w14:val="none"/>
              </w:rPr>
              <w:fldChar w:fldCharType="begin"/>
            </w:r>
            <w:r w:rsidRPr="000B66A8">
              <w:rPr>
                <w:rFonts w:ascii="Times New Roman" w:eastAsia="Times New Roman" w:hAnsi="Times New Roman" w:cs="Times New Roman"/>
                <w:i/>
                <w:iCs/>
                <w:kern w:val="0"/>
                <w:sz w:val="16"/>
                <w:szCs w:val="16"/>
                <w:lang w:val="es-ES_tradnl" w:eastAsia="es-ES_tradnl"/>
                <w14:ligatures w14:val="none"/>
              </w:rPr>
              <w:instrText xml:space="preserve"> MERGEFIELD "CICLO_PAGO_Ss_3" </w:instrText>
            </w:r>
            <w:r w:rsidRPr="000B66A8">
              <w:rPr>
                <w:rFonts w:ascii="Times New Roman" w:eastAsia="Times New Roman" w:hAnsi="Times New Roman" w:cs="Times New Roman"/>
                <w:i/>
                <w:i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kern w:val="0"/>
                <w:sz w:val="16"/>
                <w:szCs w:val="16"/>
                <w:lang w:val="es-ES_tradnl" w:eastAsia="es-ES_tradnl"/>
                <w14:ligatures w14:val="none"/>
              </w:rPr>
              <w:t>ANUAL</w:t>
            </w:r>
            <w:r w:rsidRPr="000B66A8">
              <w:rPr>
                <w:rFonts w:ascii="Times New Roman" w:eastAsia="Times New Roman" w:hAnsi="Times New Roman" w:cs="Times New Roman"/>
                <w:i/>
                <w:iCs/>
                <w:kern w:val="0"/>
                <w:sz w:val="16"/>
                <w:szCs w:val="16"/>
                <w:lang w:val="es-ES_tradnl" w:eastAsia="es-ES_tradnl"/>
                <w14:ligatures w14:val="none"/>
              </w:rPr>
              <w:fldChar w:fldCharType="end"/>
            </w:r>
          </w:p>
        </w:tc>
      </w:tr>
    </w:tbl>
    <w:p w14:paraId="133A650C" w14:textId="5CAC84DA" w:rsid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Cantidad(es) que se cancela(n) anticipadamente dentro de las 24 horas previas al inicio de cada período,</w:t>
      </w:r>
      <w:r w:rsidR="00AF7A2F">
        <w:rPr>
          <w:rFonts w:ascii="Times New Roman" w:eastAsia="Times New Roman" w:hAnsi="Times New Roman" w:cs="Times New Roman"/>
          <w:kern w:val="0"/>
          <w:sz w:val="16"/>
          <w:szCs w:val="16"/>
          <w:lang w:val="es-ES_tradnl" w:eastAsia="es-ES_tradnl"/>
          <w14:ligatures w14:val="none"/>
        </w:rPr>
        <w:t xml:space="preserve"> mediante</w:t>
      </w:r>
      <w:r w:rsidR="003F627C">
        <w:rPr>
          <w:rFonts w:ascii="Times New Roman" w:eastAsia="Times New Roman" w:hAnsi="Times New Roman" w:cs="Times New Roman"/>
          <w:kern w:val="0"/>
          <w:sz w:val="16"/>
          <w:szCs w:val="16"/>
          <w:lang w:val="es-ES_tradnl" w:eastAsia="es-ES_tradnl"/>
          <w14:ligatures w14:val="none"/>
        </w:rPr>
        <w:t xml:space="preserve"> </w:t>
      </w:r>
      <w:r w:rsidR="00FC19F0">
        <w:rPr>
          <w:rFonts w:ascii="Times New Roman" w:eastAsia="Times New Roman" w:hAnsi="Times New Roman" w:cs="Times New Roman"/>
          <w:kern w:val="0"/>
          <w:sz w:val="16"/>
          <w:szCs w:val="16"/>
          <w:lang w:val="es-ES_tradnl" w:eastAsia="es-ES_tradnl"/>
          <w14:ligatures w14:val="none"/>
        </w:rPr>
        <w:t xml:space="preserve">depósito o transferencia electrónica efectuada a </w:t>
      </w:r>
      <w:r w:rsidR="00FC19F0" w:rsidRPr="00DF3632">
        <w:rPr>
          <w:rFonts w:ascii="Times New Roman" w:eastAsia="Times New Roman" w:hAnsi="Times New Roman" w:cs="Times New Roman"/>
          <w:kern w:val="0"/>
          <w:sz w:val="16"/>
          <w:szCs w:val="16"/>
          <w:lang w:val="es-ES_tradnl" w:eastAsia="es-ES_tradnl"/>
          <w14:ligatures w14:val="none"/>
        </w:rPr>
        <w:t xml:space="preserve">la cuenta corriente </w:t>
      </w:r>
      <w:proofErr w:type="spellStart"/>
      <w:r w:rsidR="00FC19F0" w:rsidRPr="00DF3632">
        <w:rPr>
          <w:rFonts w:ascii="Times New Roman" w:eastAsia="Times New Roman" w:hAnsi="Times New Roman" w:cs="Times New Roman"/>
          <w:kern w:val="0"/>
          <w:sz w:val="16"/>
          <w:szCs w:val="16"/>
          <w:lang w:val="es-ES_tradnl" w:eastAsia="es-ES_tradnl"/>
          <w14:ligatures w14:val="none"/>
        </w:rPr>
        <w:t>N°</w:t>
      </w:r>
      <w:proofErr w:type="spellEnd"/>
      <w:r w:rsidR="00FC19F0" w:rsidRPr="00DF3632">
        <w:rPr>
          <w:rFonts w:ascii="Times New Roman" w:eastAsia="Times New Roman" w:hAnsi="Times New Roman" w:cs="Times New Roman"/>
          <w:kern w:val="0"/>
          <w:sz w:val="16"/>
          <w:szCs w:val="16"/>
          <w:lang w:val="es-ES_tradnl" w:eastAsia="es-ES_tradnl"/>
          <w14:ligatures w14:val="none"/>
        </w:rPr>
        <w:t xml:space="preserve"> </w:t>
      </w:r>
      <w:r w:rsidR="002D7892" w:rsidRPr="00DF3632">
        <w:rPr>
          <w:rFonts w:ascii="Times New Roman" w:eastAsia="Times New Roman" w:hAnsi="Times New Roman" w:cs="Times New Roman"/>
          <w:b/>
          <w:bCs/>
          <w:kern w:val="0"/>
          <w:sz w:val="16"/>
          <w:szCs w:val="16"/>
          <w:lang w:val="es-ES_tradnl" w:eastAsia="es-ES_tradnl"/>
          <w14:ligatures w14:val="none"/>
        </w:rPr>
        <w:fldChar w:fldCharType="begin"/>
      </w:r>
      <w:r w:rsidR="002D7892" w:rsidRPr="00DF3632">
        <w:rPr>
          <w:rFonts w:ascii="Times New Roman" w:eastAsia="Times New Roman" w:hAnsi="Times New Roman" w:cs="Times New Roman"/>
          <w:b/>
          <w:bCs/>
          <w:kern w:val="0"/>
          <w:sz w:val="16"/>
          <w:szCs w:val="16"/>
          <w:lang w:val="es-ES_tradnl" w:eastAsia="es-ES_tradnl"/>
          <w14:ligatures w14:val="none"/>
        </w:rPr>
        <w:instrText xml:space="preserve"> MERGEFIELD "BANCOLINK" </w:instrText>
      </w:r>
      <w:r w:rsidR="002D7892" w:rsidRPr="00DF3632">
        <w:rPr>
          <w:rFonts w:ascii="Times New Roman" w:eastAsia="Times New Roman" w:hAnsi="Times New Roman" w:cs="Times New Roman"/>
          <w:b/>
          <w:b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b/>
          <w:bCs/>
          <w:noProof/>
          <w:kern w:val="0"/>
          <w:sz w:val="16"/>
          <w:szCs w:val="16"/>
          <w:lang w:val="es-ES_tradnl" w:eastAsia="es-ES_tradnl"/>
          <w14:ligatures w14:val="none"/>
        </w:rPr>
        <w:t>transferencia en la Cuenta Corriente / Chequera Electrónica Nº 25770158951 del Banco Estado, a nombre de su titular EASY OFFICE Spa, R.U.T. 76.767.272-1</w:t>
      </w:r>
      <w:r w:rsidR="002D7892" w:rsidRPr="00DF3632">
        <w:rPr>
          <w:rFonts w:ascii="Times New Roman" w:eastAsia="Times New Roman" w:hAnsi="Times New Roman" w:cs="Times New Roman"/>
          <w:b/>
          <w:bCs/>
          <w:kern w:val="0"/>
          <w:sz w:val="16"/>
          <w:szCs w:val="16"/>
          <w:lang w:val="es-ES_tradnl" w:eastAsia="es-ES_tradnl"/>
          <w14:ligatures w14:val="none"/>
        </w:rPr>
        <w:fldChar w:fldCharType="end"/>
      </w:r>
      <w:r w:rsidR="00FC19F0" w:rsidRPr="00DF3632">
        <w:rPr>
          <w:rFonts w:ascii="Times New Roman" w:eastAsia="Times New Roman" w:hAnsi="Times New Roman" w:cs="Times New Roman"/>
          <w:b/>
          <w:bCs/>
          <w:kern w:val="0"/>
          <w:sz w:val="16"/>
          <w:szCs w:val="16"/>
          <w:lang w:val="es-ES_tradnl" w:eastAsia="es-ES_tradnl"/>
          <w14:ligatures w14:val="none"/>
        </w:rPr>
        <w:t>.</w:t>
      </w:r>
      <w:r w:rsidR="00E05670" w:rsidRPr="00DF3632">
        <w:rPr>
          <w:rFonts w:ascii="Times New Roman" w:eastAsia="Times New Roman" w:hAnsi="Times New Roman" w:cs="Times New Roman"/>
          <w:b/>
          <w:bCs/>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EL CLIENTE se obliga a enviar</w:t>
      </w:r>
      <w:r w:rsidRPr="005D1F48">
        <w:rPr>
          <w:rFonts w:ascii="Times New Roman" w:eastAsia="Times New Roman" w:hAnsi="Times New Roman" w:cs="Times New Roman"/>
          <w:kern w:val="0"/>
          <w:sz w:val="16"/>
          <w:szCs w:val="16"/>
          <w:lang w:val="es-ES_tradnl" w:eastAsia="es-ES_tradnl"/>
          <w14:ligatures w14:val="none"/>
        </w:rPr>
        <w:t xml:space="preserve"> un correo electrónico a</w:t>
      </w:r>
      <w:r w:rsidRPr="005D1F48">
        <w:rPr>
          <w:rFonts w:ascii="Times New Roman" w:eastAsia="Times New Roman" w:hAnsi="Times New Roman" w:cs="Times New Roman"/>
          <w:b/>
          <w:kern w:val="0"/>
          <w:sz w:val="16"/>
          <w:szCs w:val="16"/>
          <w:lang w:val="es-ES_tradnl" w:eastAsia="es-ES_tradnl"/>
          <w14:ligatures w14:val="none"/>
        </w:rPr>
        <w:t xml:space="preserve"> </w:t>
      </w:r>
      <w:hyperlink r:id="rId9" w:history="1">
        <w:r w:rsidR="002C0616" w:rsidRPr="00A622DA">
          <w:rPr>
            <w:rStyle w:val="Hipervnculo"/>
            <w:rFonts w:ascii="Times New Roman" w:eastAsia="Times New Roman" w:hAnsi="Times New Roman" w:cs="Times New Roman"/>
            <w:b/>
            <w:bCs/>
            <w:color w:val="0070C0"/>
            <w:kern w:val="0"/>
            <w:sz w:val="16"/>
            <w:szCs w:val="16"/>
            <w:lang w:val="es-ES_tradnl" w:eastAsia="es-ES_tradnl"/>
            <w14:ligatures w14:val="none"/>
          </w:rPr>
          <w:t>pagos@easyoffice.cl</w:t>
        </w:r>
      </w:hyperlink>
      <w:r w:rsidRPr="00A622DA">
        <w:rPr>
          <w:rFonts w:ascii="Times New Roman" w:eastAsia="Times New Roman" w:hAnsi="Times New Roman" w:cs="Times New Roman"/>
          <w:b/>
          <w:color w:val="0070C0"/>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informando cada pago realizado</w:t>
      </w:r>
      <w:r w:rsidR="00E05670">
        <w:rPr>
          <w:rFonts w:ascii="Times New Roman" w:eastAsia="Times New Roman" w:hAnsi="Times New Roman" w:cs="Times New Roman"/>
          <w:kern w:val="0"/>
          <w:sz w:val="16"/>
          <w:szCs w:val="16"/>
          <w:lang w:val="es-ES_tradnl" w:eastAsia="es-ES_tradnl"/>
          <w14:ligatures w14:val="none"/>
        </w:rPr>
        <w:t xml:space="preserve">. Para tales efectos, </w:t>
      </w:r>
      <w:r w:rsidR="00E05670" w:rsidRPr="005D1F48">
        <w:rPr>
          <w:rFonts w:ascii="Times New Roman" w:eastAsia="Times New Roman" w:hAnsi="Times New Roman" w:cs="Times New Roman"/>
          <w:kern w:val="0"/>
          <w:sz w:val="16"/>
          <w:szCs w:val="16"/>
          <w:lang w:val="es-ES_tradnl" w:eastAsia="es-ES_tradnl"/>
          <w14:ligatures w14:val="none"/>
        </w:rPr>
        <w:t>el comprobante de depósito o transferencia</w:t>
      </w:r>
      <w:r w:rsidR="00E05670">
        <w:rPr>
          <w:rFonts w:ascii="Times New Roman" w:eastAsia="Times New Roman" w:hAnsi="Times New Roman" w:cs="Times New Roman"/>
          <w:kern w:val="0"/>
          <w:sz w:val="16"/>
          <w:szCs w:val="16"/>
          <w:lang w:val="es-ES_tradnl" w:eastAsia="es-ES_tradnl"/>
          <w14:ligatures w14:val="none"/>
        </w:rPr>
        <w:t xml:space="preserve"> servirá</w:t>
      </w:r>
      <w:r w:rsidR="00E05670" w:rsidRPr="005D1F48">
        <w:rPr>
          <w:rFonts w:ascii="Times New Roman" w:eastAsia="Times New Roman" w:hAnsi="Times New Roman" w:cs="Times New Roman"/>
          <w:kern w:val="0"/>
          <w:sz w:val="16"/>
          <w:szCs w:val="16"/>
          <w:lang w:val="es-ES_tradnl" w:eastAsia="es-ES_tradnl"/>
          <w14:ligatures w14:val="none"/>
        </w:rPr>
        <w:t xml:space="preserve"> como suficiente recib</w:t>
      </w:r>
      <w:r w:rsidR="00CE0C9F">
        <w:rPr>
          <w:rFonts w:ascii="Times New Roman" w:eastAsia="Times New Roman" w:hAnsi="Times New Roman" w:cs="Times New Roman"/>
          <w:kern w:val="0"/>
          <w:sz w:val="16"/>
          <w:szCs w:val="16"/>
          <w:lang w:val="es-ES_tradnl" w:eastAsia="es-ES_tradnl"/>
          <w14:ligatures w14:val="none"/>
        </w:rPr>
        <w:t>o de pag</w:t>
      </w:r>
      <w:r w:rsidR="00E05670" w:rsidRPr="005D1F48">
        <w:rPr>
          <w:rFonts w:ascii="Times New Roman" w:eastAsia="Times New Roman" w:hAnsi="Times New Roman" w:cs="Times New Roman"/>
          <w:kern w:val="0"/>
          <w:sz w:val="16"/>
          <w:szCs w:val="16"/>
          <w:lang w:val="es-ES_tradnl" w:eastAsia="es-ES_tradnl"/>
          <w14:ligatures w14:val="none"/>
        </w:rPr>
        <w:t>o</w:t>
      </w:r>
      <w:r w:rsidR="00CF2374">
        <w:rPr>
          <w:rFonts w:ascii="Times New Roman" w:eastAsia="Times New Roman" w:hAnsi="Times New Roman" w:cs="Times New Roman"/>
          <w:kern w:val="0"/>
          <w:sz w:val="16"/>
          <w:szCs w:val="16"/>
          <w:lang w:val="es-ES_tradnl" w:eastAsia="es-ES_tradnl"/>
          <w14:ligatures w14:val="none"/>
        </w:rPr>
        <w:t>, debiendo</w:t>
      </w:r>
      <w:r w:rsidR="00CF2374" w:rsidRPr="00CF2374">
        <w:rPr>
          <w:rFonts w:ascii="Times New Roman" w:eastAsia="Times New Roman" w:hAnsi="Times New Roman" w:cs="Times New Roman"/>
          <w:kern w:val="0"/>
          <w:sz w:val="16"/>
          <w:szCs w:val="16"/>
          <w:lang w:val="es-ES_tradnl" w:eastAsia="es-ES_tradnl"/>
          <w14:ligatures w14:val="none"/>
        </w:rPr>
        <w:t xml:space="preserve"> </w:t>
      </w:r>
      <w:r w:rsidR="00CF2374" w:rsidRPr="005D1F48">
        <w:rPr>
          <w:rFonts w:ascii="Times New Roman" w:eastAsia="Times New Roman" w:hAnsi="Times New Roman" w:cs="Times New Roman"/>
          <w:kern w:val="0"/>
          <w:sz w:val="16"/>
          <w:szCs w:val="16"/>
          <w:lang w:val="es-ES_tradnl" w:eastAsia="es-ES_tradnl"/>
          <w14:ligatures w14:val="none"/>
        </w:rPr>
        <w:t>EASY OFFICE</w:t>
      </w:r>
      <w:r w:rsidR="00CF2374">
        <w:rPr>
          <w:rFonts w:ascii="Times New Roman" w:eastAsia="Times New Roman" w:hAnsi="Times New Roman" w:cs="Times New Roman"/>
          <w:kern w:val="0"/>
          <w:sz w:val="16"/>
          <w:szCs w:val="16"/>
          <w:lang w:val="es-ES_tradnl" w:eastAsia="es-ES_tradnl"/>
          <w14:ligatures w14:val="none"/>
        </w:rPr>
        <w:t xml:space="preserve"> emitir la correspondiente factura como respaldo de los servicios prestados, dentro del plazo de </w:t>
      </w:r>
      <w:r w:rsidR="004E2D1B">
        <w:rPr>
          <w:rFonts w:ascii="Times New Roman" w:eastAsia="Times New Roman" w:hAnsi="Times New Roman" w:cs="Times New Roman"/>
          <w:kern w:val="0"/>
          <w:sz w:val="16"/>
          <w:szCs w:val="16"/>
          <w:lang w:val="es-ES_tradnl" w:eastAsia="es-ES_tradnl"/>
          <w14:ligatures w14:val="none"/>
        </w:rPr>
        <w:t>3</w:t>
      </w:r>
      <w:r w:rsidR="00CF2374">
        <w:rPr>
          <w:rFonts w:ascii="Times New Roman" w:eastAsia="Times New Roman" w:hAnsi="Times New Roman" w:cs="Times New Roman"/>
          <w:kern w:val="0"/>
          <w:sz w:val="16"/>
          <w:szCs w:val="16"/>
          <w:lang w:val="es-ES_tradnl" w:eastAsia="es-ES_tradnl"/>
          <w14:ligatures w14:val="none"/>
        </w:rPr>
        <w:t xml:space="preserve"> días corridos desde la recepción del pago.</w:t>
      </w:r>
      <w:r w:rsidR="00E05670">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EASY OFFICE, se reserva el derecho de limitar, negar o suspender los servicios, pudiendo incluso poner término al presente contrato de servicios mientras exista(n) deuda(s) pendiente(s) de pago, no se renueve el presente instrumento o si el cliente no cumple con este Contrato de Servicios.</w:t>
      </w:r>
    </w:p>
    <w:p w14:paraId="1BE4A108" w14:textId="17F0360A"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CUARTO:</w:t>
      </w:r>
      <w:r w:rsidRPr="005D1F48">
        <w:rPr>
          <w:rFonts w:ascii="Times New Roman" w:eastAsia="Times New Roman" w:hAnsi="Times New Roman" w:cs="Times New Roman"/>
          <w:kern w:val="0"/>
          <w:sz w:val="16"/>
          <w:szCs w:val="16"/>
          <w:lang w:val="es-ES_tradnl" w:eastAsia="es-ES_tradnl"/>
          <w14:ligatures w14:val="none"/>
        </w:rPr>
        <w:t xml:space="preserve"> </w:t>
      </w:r>
    </w:p>
    <w:p w14:paraId="0172382C" w14:textId="43CDCE20"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EL CLIENTE,</w:t>
      </w:r>
      <w:r w:rsidR="0052256A">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faculta especialmente a EASY OFFICE y lo autoriza irrevocablemente para:</w:t>
      </w:r>
    </w:p>
    <w:p w14:paraId="4E86A575" w14:textId="77777777" w:rsidR="009559C7" w:rsidRDefault="005D1F48" w:rsidP="001119B5">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1)Informar, a todo evento, al Servicio de Impuestos Internos, Municipalidad, Tesorería General de la República y</w:t>
      </w:r>
      <w:r w:rsidR="006A16A2">
        <w:rPr>
          <w:rFonts w:ascii="Times New Roman" w:eastAsia="Times New Roman" w:hAnsi="Times New Roman" w:cs="Times New Roman"/>
          <w:kern w:val="0"/>
          <w:sz w:val="16"/>
          <w:szCs w:val="16"/>
          <w:lang w:val="es-ES_tradnl" w:eastAsia="es-ES_tradnl"/>
          <w14:ligatures w14:val="none"/>
        </w:rPr>
        <w:t xml:space="preserve"> demás</w:t>
      </w:r>
      <w:r w:rsidRPr="005D1F48">
        <w:rPr>
          <w:rFonts w:ascii="Times New Roman" w:eastAsia="Times New Roman" w:hAnsi="Times New Roman" w:cs="Times New Roman"/>
          <w:kern w:val="0"/>
          <w:sz w:val="16"/>
          <w:szCs w:val="16"/>
          <w:lang w:val="es-ES_tradnl" w:eastAsia="es-ES_tradnl"/>
          <w14:ligatures w14:val="none"/>
        </w:rPr>
        <w:t xml:space="preserve"> organismos que correspondan en función del giro o actividad de El Cliente, las variaciones o término, anticipado o no, del </w:t>
      </w:r>
    </w:p>
    <w:p w14:paraId="21C52DD1" w14:textId="77777777" w:rsidR="009559C7" w:rsidRDefault="009559C7" w:rsidP="001119B5">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p w14:paraId="2D851436" w14:textId="77777777" w:rsidR="009559C7" w:rsidRDefault="009559C7" w:rsidP="001119B5">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p w14:paraId="72C14937" w14:textId="77777777" w:rsidR="009559C7" w:rsidRDefault="009559C7" w:rsidP="001119B5">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p w14:paraId="583A26C6" w14:textId="77777777" w:rsidR="009559C7" w:rsidRDefault="009559C7" w:rsidP="001119B5">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p>
    <w:p w14:paraId="397C2AD9" w14:textId="7C22A5A8" w:rsidR="00A43959" w:rsidRDefault="005D1F48" w:rsidP="001119B5">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presente contrato de servicios y</w:t>
      </w:r>
      <w:r w:rsidR="006A16A2">
        <w:rPr>
          <w:rFonts w:ascii="Times New Roman" w:eastAsia="Times New Roman" w:hAnsi="Times New Roman" w:cs="Times New Roman"/>
          <w:kern w:val="0"/>
          <w:sz w:val="16"/>
          <w:szCs w:val="16"/>
          <w:lang w:val="es-ES_tradnl" w:eastAsia="es-ES_tradnl"/>
          <w14:ligatures w14:val="none"/>
        </w:rPr>
        <w:t>,</w:t>
      </w:r>
      <w:r w:rsidRPr="005D1F48">
        <w:rPr>
          <w:rFonts w:ascii="Times New Roman" w:eastAsia="Times New Roman" w:hAnsi="Times New Roman" w:cs="Times New Roman"/>
          <w:kern w:val="0"/>
          <w:sz w:val="16"/>
          <w:szCs w:val="16"/>
          <w:lang w:val="es-ES_tradnl" w:eastAsia="es-ES_tradnl"/>
          <w14:ligatures w14:val="none"/>
        </w:rPr>
        <w:t xml:space="preserve"> en particular</w:t>
      </w:r>
      <w:r w:rsidR="006A16A2">
        <w:rPr>
          <w:rFonts w:ascii="Times New Roman" w:eastAsia="Times New Roman" w:hAnsi="Times New Roman" w:cs="Times New Roman"/>
          <w:kern w:val="0"/>
          <w:sz w:val="16"/>
          <w:szCs w:val="16"/>
          <w:lang w:val="es-ES_tradnl" w:eastAsia="es-ES_tradnl"/>
          <w14:ligatures w14:val="none"/>
        </w:rPr>
        <w:t>,</w:t>
      </w:r>
      <w:r w:rsidRPr="005D1F48">
        <w:rPr>
          <w:rFonts w:ascii="Times New Roman" w:eastAsia="Times New Roman" w:hAnsi="Times New Roman" w:cs="Times New Roman"/>
          <w:kern w:val="0"/>
          <w:sz w:val="16"/>
          <w:szCs w:val="16"/>
          <w:lang w:val="es-ES_tradnl" w:eastAsia="es-ES_tradnl"/>
          <w14:ligatures w14:val="none"/>
        </w:rPr>
        <w:t xml:space="preserve"> denunciar el uso </w:t>
      </w:r>
    </w:p>
    <w:p w14:paraId="1603AA6F" w14:textId="114EAF12" w:rsidR="00A642AC" w:rsidRDefault="006B38CE" w:rsidP="001119B5">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Indebido</w:t>
      </w:r>
      <w:r>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y</w:t>
      </w:r>
      <w:r w:rsidR="00A642AC">
        <w:rPr>
          <w:rFonts w:ascii="Times New Roman" w:eastAsia="Times New Roman" w:hAnsi="Times New Roman" w:cs="Times New Roman"/>
          <w:kern w:val="0"/>
          <w:sz w:val="16"/>
          <w:szCs w:val="16"/>
          <w:lang w:val="es-ES_tradnl" w:eastAsia="es-ES_tradnl"/>
          <w14:ligatures w14:val="none"/>
        </w:rPr>
        <w:t xml:space="preserve"> </w:t>
      </w:r>
      <w:r w:rsidR="001119B5" w:rsidRPr="005D1F48">
        <w:rPr>
          <w:rFonts w:ascii="Times New Roman" w:eastAsia="Times New Roman" w:hAnsi="Times New Roman" w:cs="Times New Roman"/>
          <w:kern w:val="0"/>
          <w:sz w:val="16"/>
          <w:szCs w:val="16"/>
          <w:lang w:val="es-ES_tradnl" w:eastAsia="es-ES_tradnl"/>
          <w14:ligatures w14:val="none"/>
        </w:rPr>
        <w:t xml:space="preserve">no </w:t>
      </w:r>
      <w:r w:rsidR="001119B5">
        <w:rPr>
          <w:rFonts w:ascii="Times New Roman" w:eastAsia="Times New Roman" w:hAnsi="Times New Roman" w:cs="Times New Roman"/>
          <w:kern w:val="0"/>
          <w:sz w:val="16"/>
          <w:szCs w:val="16"/>
          <w:lang w:val="es-ES_tradnl" w:eastAsia="es-ES_tradnl"/>
          <w14:ligatures w14:val="none"/>
        </w:rPr>
        <w:t>autorizado</w:t>
      </w:r>
      <w:r w:rsidR="005D1F48" w:rsidRPr="005D1F48">
        <w:rPr>
          <w:rFonts w:ascii="Times New Roman" w:eastAsia="Times New Roman" w:hAnsi="Times New Roman" w:cs="Times New Roman"/>
          <w:kern w:val="0"/>
          <w:sz w:val="16"/>
          <w:szCs w:val="16"/>
          <w:lang w:val="es-ES_tradnl" w:eastAsia="es-ES_tradnl"/>
          <w14:ligatures w14:val="none"/>
        </w:rPr>
        <w:t xml:space="preserve"> </w:t>
      </w:r>
      <w:proofErr w:type="gramStart"/>
      <w:r w:rsidR="005D1F48" w:rsidRPr="005D1F48">
        <w:rPr>
          <w:rFonts w:ascii="Times New Roman" w:eastAsia="Times New Roman" w:hAnsi="Times New Roman" w:cs="Times New Roman"/>
          <w:kern w:val="0"/>
          <w:sz w:val="16"/>
          <w:szCs w:val="16"/>
          <w:lang w:val="es-ES_tradnl" w:eastAsia="es-ES_tradnl"/>
          <w14:ligatures w14:val="none"/>
        </w:rPr>
        <w:t>del</w:t>
      </w:r>
      <w:r w:rsidR="00A642AC">
        <w:rPr>
          <w:rFonts w:ascii="Times New Roman" w:eastAsia="Times New Roman" w:hAnsi="Times New Roman" w:cs="Times New Roman"/>
          <w:kern w:val="0"/>
          <w:sz w:val="16"/>
          <w:szCs w:val="16"/>
          <w:lang w:val="es-ES_tradnl" w:eastAsia="es-ES_tradnl"/>
          <w14:ligatures w14:val="none"/>
        </w:rPr>
        <w:t xml:space="preserve"> </w:t>
      </w:r>
      <w:r w:rsidR="0052256A">
        <w:rPr>
          <w:rFonts w:ascii="Times New Roman" w:eastAsia="Times New Roman" w:hAnsi="Times New Roman" w:cs="Times New Roman"/>
          <w:kern w:val="0"/>
          <w:sz w:val="16"/>
          <w:szCs w:val="16"/>
          <w:lang w:val="es-ES_tradnl" w:eastAsia="es-ES_tradnl"/>
          <w14:ligatures w14:val="none"/>
        </w:rPr>
        <w:t xml:space="preserve"> </w:t>
      </w:r>
      <w:r w:rsidR="005D1F48" w:rsidRPr="005D1F48">
        <w:rPr>
          <w:rFonts w:ascii="Times New Roman" w:eastAsia="Times New Roman" w:hAnsi="Times New Roman" w:cs="Times New Roman"/>
          <w:kern w:val="0"/>
          <w:sz w:val="16"/>
          <w:szCs w:val="16"/>
          <w:lang w:val="es-ES_tradnl" w:eastAsia="es-ES_tradnl"/>
          <w14:ligatures w14:val="none"/>
        </w:rPr>
        <w:t>Domicilio</w:t>
      </w:r>
      <w:proofErr w:type="gramEnd"/>
      <w:r w:rsidR="005D1F48" w:rsidRPr="005D1F48">
        <w:rPr>
          <w:rFonts w:ascii="Times New Roman" w:eastAsia="Times New Roman" w:hAnsi="Times New Roman" w:cs="Times New Roman"/>
          <w:kern w:val="0"/>
          <w:sz w:val="16"/>
          <w:szCs w:val="16"/>
          <w:lang w:val="es-ES_tradnl" w:eastAsia="es-ES_tradnl"/>
          <w14:ligatures w14:val="none"/>
        </w:rPr>
        <w:t xml:space="preserve"> Tributario, cuando </w:t>
      </w:r>
    </w:p>
    <w:p w14:paraId="7DBE0304" w14:textId="7325D57D" w:rsidR="001A2E3B" w:rsidRDefault="00A43959"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Pr>
          <w:rFonts w:ascii="Times New Roman" w:eastAsia="Times New Roman" w:hAnsi="Times New Roman" w:cs="Times New Roman"/>
          <w:kern w:val="0"/>
          <w:sz w:val="16"/>
          <w:szCs w:val="16"/>
          <w:lang w:val="es-ES_tradnl" w:eastAsia="es-ES_tradnl"/>
          <w14:ligatures w14:val="none"/>
        </w:rPr>
        <w:t>corresponda.</w:t>
      </w:r>
    </w:p>
    <w:p w14:paraId="651A9AA8" w14:textId="3B704F39"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2) Recibir conforme y con toda validez, las facturas de compra</w:t>
      </w:r>
      <w:r w:rsidR="009559C7">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 xml:space="preserve">y/o venta, correspondencia certificada o corriente, notificaciones legales y/o tributarias, y todo documento </w:t>
      </w:r>
      <w:r w:rsidR="0086726F">
        <w:rPr>
          <w:rFonts w:ascii="Times New Roman" w:eastAsia="Times New Roman" w:hAnsi="Times New Roman" w:cs="Times New Roman"/>
          <w:kern w:val="0"/>
          <w:sz w:val="16"/>
          <w:szCs w:val="16"/>
          <w:lang w:val="es-ES_tradnl" w:eastAsia="es-ES_tradnl"/>
          <w14:ligatures w14:val="none"/>
        </w:rPr>
        <w:t>remitido</w:t>
      </w:r>
      <w:r w:rsidRPr="005D1F48">
        <w:rPr>
          <w:rFonts w:ascii="Times New Roman" w:eastAsia="Times New Roman" w:hAnsi="Times New Roman" w:cs="Times New Roman"/>
          <w:kern w:val="0"/>
          <w:sz w:val="16"/>
          <w:szCs w:val="16"/>
          <w:lang w:val="es-ES_tradnl" w:eastAsia="es-ES_tradnl"/>
          <w14:ligatures w14:val="none"/>
        </w:rPr>
        <w:t xml:space="preserve"> a nombre de EL CLIENTE, </w:t>
      </w:r>
      <w:r w:rsidR="003420DB">
        <w:rPr>
          <w:rFonts w:ascii="Times New Roman" w:eastAsia="Times New Roman" w:hAnsi="Times New Roman" w:cs="Times New Roman"/>
          <w:kern w:val="0"/>
          <w:sz w:val="16"/>
          <w:szCs w:val="16"/>
          <w:lang w:val="es-ES_tradnl" w:eastAsia="es-ES_tradnl"/>
          <w14:ligatures w14:val="none"/>
        </w:rPr>
        <w:t xml:space="preserve">debiendo </w:t>
      </w:r>
      <w:r w:rsidR="00CE0C9F">
        <w:rPr>
          <w:rFonts w:ascii="Times New Roman" w:eastAsia="Times New Roman" w:hAnsi="Times New Roman" w:cs="Times New Roman"/>
          <w:kern w:val="0"/>
          <w:sz w:val="16"/>
          <w:szCs w:val="16"/>
          <w:lang w:val="es-ES_tradnl" w:eastAsia="es-ES_tradnl"/>
          <w14:ligatures w14:val="none"/>
        </w:rPr>
        <w:t>informar</w:t>
      </w:r>
      <w:r w:rsidR="003420DB">
        <w:rPr>
          <w:rFonts w:ascii="Times New Roman" w:eastAsia="Times New Roman" w:hAnsi="Times New Roman" w:cs="Times New Roman"/>
          <w:kern w:val="0"/>
          <w:sz w:val="16"/>
          <w:szCs w:val="16"/>
          <w:lang w:val="es-ES_tradnl" w:eastAsia="es-ES_tradnl"/>
          <w14:ligatures w14:val="none"/>
        </w:rPr>
        <w:t xml:space="preserve"> de los antedichos documentos tan pronto sean recibidos y, en cualquier caso, en el plazo máximo de 3 días corridos desde la recepción. Al respecto, se deja expresa constancia que se libera a EASY OFFICE</w:t>
      </w:r>
      <w:r w:rsidR="000F01EC">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 xml:space="preserve">de toda responsabilidad ulterior, ya que el uso del domicilio comercial, tributario y </w:t>
      </w:r>
      <w:r w:rsidR="00CE0C9F" w:rsidRPr="005D1F48">
        <w:rPr>
          <w:rFonts w:ascii="Times New Roman" w:eastAsia="Times New Roman" w:hAnsi="Times New Roman" w:cs="Times New Roman"/>
          <w:kern w:val="0"/>
          <w:sz w:val="16"/>
          <w:szCs w:val="16"/>
          <w:lang w:val="es-ES_tradnl" w:eastAsia="es-ES_tradnl"/>
          <w14:ligatures w14:val="none"/>
        </w:rPr>
        <w:t>postal</w:t>
      </w:r>
      <w:r w:rsidRPr="005D1F48">
        <w:rPr>
          <w:rFonts w:ascii="Times New Roman" w:eastAsia="Times New Roman" w:hAnsi="Times New Roman" w:cs="Times New Roman"/>
          <w:kern w:val="0"/>
          <w:sz w:val="16"/>
          <w:szCs w:val="16"/>
          <w:lang w:val="es-ES_tradnl" w:eastAsia="es-ES_tradnl"/>
          <w14:ligatures w14:val="none"/>
        </w:rPr>
        <w:t xml:space="preserve"> tiene vinculaciones legales ineludibles.</w:t>
      </w:r>
    </w:p>
    <w:p w14:paraId="4B0984EE" w14:textId="0A390344" w:rsidR="00641E9C"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 xml:space="preserve">3) </w:t>
      </w:r>
      <w:r w:rsidR="00641E9C">
        <w:rPr>
          <w:rFonts w:ascii="Times New Roman" w:eastAsia="Times New Roman" w:hAnsi="Times New Roman" w:cs="Times New Roman"/>
          <w:kern w:val="0"/>
          <w:sz w:val="16"/>
          <w:szCs w:val="16"/>
          <w:lang w:val="es-ES_tradnl" w:eastAsia="es-ES_tradnl"/>
          <w14:ligatures w14:val="none"/>
        </w:rPr>
        <w:t>Los documentos que hayan sido recibidos por EASY OFFICE en virtud de lo dispuesto en el punto 2 precedente deberán mantenerse almacenados para el debido retiro de EL CLIENTE, debiendo dejar constancia escrita de lo anterior en un libro que se habilitará expresamente para estos efectos</w:t>
      </w:r>
      <w:r w:rsidR="00362107">
        <w:rPr>
          <w:rFonts w:ascii="Times New Roman" w:eastAsia="Times New Roman" w:hAnsi="Times New Roman" w:cs="Times New Roman"/>
          <w:kern w:val="0"/>
          <w:sz w:val="16"/>
          <w:szCs w:val="16"/>
          <w:lang w:val="es-ES_tradnl" w:eastAsia="es-ES_tradnl"/>
          <w14:ligatures w14:val="none"/>
        </w:rPr>
        <w:t>, para constancia de ambas partes.</w:t>
      </w:r>
    </w:p>
    <w:p w14:paraId="25CCEBE4" w14:textId="4E7A61A7"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 xml:space="preserve">4) EASY OFFICE y EL CLIENTE establecen los siguientes medios válidos para toda comunicación y notificaciones entre las partes: </w:t>
      </w:r>
    </w:p>
    <w:p w14:paraId="3F620962" w14:textId="7A9694EC" w:rsidR="005D1F48" w:rsidRPr="00A8578C"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sidRPr="005D1F48">
        <w:rPr>
          <w:rFonts w:ascii="Times New Roman" w:eastAsia="Times New Roman" w:hAnsi="Times New Roman" w:cs="Times New Roman"/>
          <w:b/>
          <w:kern w:val="0"/>
          <w:sz w:val="16"/>
          <w:szCs w:val="16"/>
          <w:lang w:val="es-ES_tradnl" w:eastAsia="es-ES_tradnl"/>
          <w14:ligatures w14:val="none"/>
        </w:rPr>
        <w:t>Correo Electrónico</w:t>
      </w:r>
      <w:r w:rsidRPr="005D1F48">
        <w:rPr>
          <w:rFonts w:ascii="Times New Roman" w:eastAsia="Times New Roman" w:hAnsi="Times New Roman" w:cs="Times New Roman"/>
          <w:b/>
          <w:kern w:val="0"/>
          <w:sz w:val="16"/>
          <w:szCs w:val="16"/>
          <w:lang w:val="es-ES_tradnl" w:eastAsia="es-ES_tradnl"/>
          <w14:ligatures w14:val="none"/>
        </w:rPr>
        <w:tab/>
      </w:r>
      <w:r w:rsidRPr="005D1F48">
        <w:rPr>
          <w:rFonts w:ascii="Times New Roman" w:eastAsia="Times New Roman" w:hAnsi="Times New Roman" w:cs="Times New Roman"/>
          <w:b/>
          <w:kern w:val="0"/>
          <w:sz w:val="16"/>
          <w:szCs w:val="16"/>
          <w:lang w:val="es-ES_tradnl" w:eastAsia="es-ES_tradnl"/>
          <w14:ligatures w14:val="none"/>
        </w:rPr>
        <w:tab/>
      </w:r>
      <w:r w:rsidRPr="00EE5450">
        <w:rPr>
          <w:rFonts w:ascii="Times New Roman" w:eastAsia="Times New Roman" w:hAnsi="Times New Roman" w:cs="Times New Roman"/>
          <w:b/>
          <w:kern w:val="0"/>
          <w:sz w:val="16"/>
          <w:szCs w:val="16"/>
          <w:lang w:val="es-ES_tradnl" w:eastAsia="es-ES_tradnl"/>
          <w14:ligatures w14:val="none"/>
        </w:rPr>
        <w:t>:</w:t>
      </w:r>
      <w:r w:rsidR="001E2BEB" w:rsidRPr="00EE5450">
        <w:rPr>
          <w:rFonts w:ascii="Times New Roman" w:eastAsia="Times New Roman" w:hAnsi="Times New Roman" w:cs="Times New Roman"/>
          <w:b/>
          <w:kern w:val="0"/>
          <w:sz w:val="16"/>
          <w:szCs w:val="16"/>
          <w:lang w:val="es-ES_tradnl" w:eastAsia="es-ES_tradnl"/>
          <w14:ligatures w14:val="none"/>
        </w:rPr>
        <w:t xml:space="preserve"> </w:t>
      </w:r>
      <w:hyperlink r:id="rId10" w:history="1">
        <w:r w:rsidR="008D6AF3" w:rsidRPr="00EE5450">
          <w:rPr>
            <w:rStyle w:val="Hipervnculo"/>
            <w:rFonts w:ascii="Times New Roman" w:eastAsia="Times New Roman" w:hAnsi="Times New Roman" w:cs="Times New Roman"/>
            <w:b/>
            <w:kern w:val="0"/>
            <w:sz w:val="16"/>
            <w:szCs w:val="16"/>
            <w:u w:val="none"/>
            <w:lang w:val="es-ES_tradnl" w:eastAsia="es-ES_tradnl"/>
            <w14:ligatures w14:val="none"/>
          </w:rPr>
          <w:t>ayuda@easyoffice.cl</w:t>
        </w:r>
      </w:hyperlink>
    </w:p>
    <w:p w14:paraId="2F0ED0B1" w14:textId="6AB51884"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sidRPr="005D1F48">
        <w:rPr>
          <w:rFonts w:ascii="Times New Roman" w:eastAsia="Times New Roman" w:hAnsi="Times New Roman" w:cs="Times New Roman"/>
          <w:b/>
          <w:kern w:val="0"/>
          <w:sz w:val="16"/>
          <w:szCs w:val="16"/>
          <w:lang w:val="es-ES_tradnl" w:eastAsia="es-ES_tradnl"/>
          <w14:ligatures w14:val="none"/>
        </w:rPr>
        <w:t>Fono Móvil / WhatsApp</w:t>
      </w:r>
      <w:r w:rsidRPr="005D1F48">
        <w:rPr>
          <w:rFonts w:ascii="Times New Roman" w:eastAsia="Times New Roman" w:hAnsi="Times New Roman" w:cs="Times New Roman"/>
          <w:b/>
          <w:kern w:val="0"/>
          <w:sz w:val="16"/>
          <w:szCs w:val="16"/>
          <w:lang w:val="es-ES_tradnl" w:eastAsia="es-ES_tradnl"/>
          <w14:ligatures w14:val="none"/>
        </w:rPr>
        <w:tab/>
        <w:t xml:space="preserve">: +56 </w:t>
      </w:r>
      <w:r w:rsidR="002C0616">
        <w:rPr>
          <w:rFonts w:ascii="Times New Roman" w:eastAsia="Times New Roman" w:hAnsi="Times New Roman" w:cs="Times New Roman"/>
          <w:b/>
          <w:kern w:val="0"/>
          <w:sz w:val="16"/>
          <w:szCs w:val="16"/>
          <w:lang w:val="es-ES_tradnl" w:eastAsia="es-ES_tradnl"/>
          <w14:ligatures w14:val="none"/>
        </w:rPr>
        <w:t>2 22777781</w:t>
      </w:r>
    </w:p>
    <w:p w14:paraId="5E6D7951" w14:textId="0642971F" w:rsidR="005D1F48" w:rsidRPr="00334CBD" w:rsidRDefault="005D1F48" w:rsidP="00821A7F">
      <w:pPr>
        <w:adjustRightInd w:val="0"/>
        <w:spacing w:after="0" w:line="240" w:lineRule="auto"/>
        <w:ind w:right="181"/>
        <w:mirrorIndents/>
        <w:jc w:val="both"/>
        <w:rPr>
          <w:rFonts w:ascii="Times New Roman" w:eastAsia="Times New Roman" w:hAnsi="Times New Roman" w:cs="Times New Roman"/>
          <w:b/>
          <w:color w:val="0B769F" w:themeColor="accent4" w:themeShade="BF"/>
          <w:kern w:val="0"/>
          <w:sz w:val="10"/>
          <w:szCs w:val="10"/>
          <w:lang w:val="es-ES_tradnl" w:eastAsia="es-ES_tradnl"/>
          <w14:ligatures w14:val="none"/>
        </w:rPr>
      </w:pPr>
      <w:r w:rsidRPr="005D1F48">
        <w:rPr>
          <w:rFonts w:ascii="Times New Roman" w:eastAsia="Times New Roman" w:hAnsi="Times New Roman" w:cs="Times New Roman"/>
          <w:b/>
          <w:kern w:val="0"/>
          <w:sz w:val="16"/>
          <w:szCs w:val="16"/>
          <w:lang w:val="es-ES_tradnl" w:eastAsia="es-ES_tradnl"/>
          <w14:ligatures w14:val="none"/>
        </w:rPr>
        <w:t>Correo</w:t>
      </w:r>
      <w:r w:rsidR="00334CBD">
        <w:rPr>
          <w:rFonts w:ascii="Times New Roman" w:eastAsia="Times New Roman" w:hAnsi="Times New Roman" w:cs="Times New Roman"/>
          <w:b/>
          <w:kern w:val="0"/>
          <w:sz w:val="16"/>
          <w:szCs w:val="16"/>
          <w:lang w:val="es-ES_tradnl" w:eastAsia="es-ES_tradnl"/>
          <w14:ligatures w14:val="none"/>
        </w:rPr>
        <w:t xml:space="preserve"> </w:t>
      </w:r>
      <w:r w:rsidRPr="005D1F48">
        <w:rPr>
          <w:rFonts w:ascii="Times New Roman" w:eastAsia="Times New Roman" w:hAnsi="Times New Roman" w:cs="Times New Roman"/>
          <w:b/>
          <w:kern w:val="0"/>
          <w:sz w:val="16"/>
          <w:szCs w:val="16"/>
          <w:lang w:val="es-ES_tradnl" w:eastAsia="es-ES_tradnl"/>
          <w14:ligatures w14:val="none"/>
        </w:rPr>
        <w:t>Electrónico</w:t>
      </w:r>
      <w:r w:rsidR="001A2E3B">
        <w:rPr>
          <w:rFonts w:ascii="Times New Roman" w:eastAsia="Times New Roman" w:hAnsi="Times New Roman" w:cs="Times New Roman"/>
          <w:b/>
          <w:kern w:val="0"/>
          <w:sz w:val="16"/>
          <w:szCs w:val="16"/>
          <w:lang w:val="es-ES_tradnl" w:eastAsia="es-ES_tradnl"/>
          <w14:ligatures w14:val="none"/>
        </w:rPr>
        <w:tab/>
      </w:r>
      <w:r w:rsidR="001A2E3B">
        <w:rPr>
          <w:rFonts w:ascii="Times New Roman" w:eastAsia="Times New Roman" w:hAnsi="Times New Roman" w:cs="Times New Roman"/>
          <w:b/>
          <w:kern w:val="0"/>
          <w:sz w:val="16"/>
          <w:szCs w:val="16"/>
          <w:lang w:val="es-ES_tradnl" w:eastAsia="es-ES_tradnl"/>
          <w14:ligatures w14:val="none"/>
        </w:rPr>
        <w:tab/>
      </w:r>
      <w:r w:rsidR="00AD69AD">
        <w:rPr>
          <w:rFonts w:ascii="Times New Roman" w:eastAsia="Times New Roman" w:hAnsi="Times New Roman" w:cs="Times New Roman"/>
          <w:b/>
          <w:kern w:val="0"/>
          <w:sz w:val="16"/>
          <w:szCs w:val="16"/>
          <w:lang w:val="es-ES_tradnl" w:eastAsia="es-ES_tradnl"/>
          <w14:ligatures w14:val="none"/>
        </w:rPr>
        <w:t>:</w:t>
      </w:r>
      <w:r w:rsidR="00167EA5">
        <w:rPr>
          <w:rFonts w:ascii="Times New Roman" w:eastAsia="Times New Roman" w:hAnsi="Times New Roman" w:cs="Times New Roman"/>
          <w:b/>
          <w:kern w:val="0"/>
          <w:sz w:val="16"/>
          <w:szCs w:val="16"/>
          <w:lang w:val="es-ES_tradnl" w:eastAsia="es-ES_tradnl"/>
          <w14:ligatures w14:val="none"/>
        </w:rPr>
        <w:t xml:space="preserve"> </w:t>
      </w:r>
      <w:r w:rsidR="002D7892" w:rsidRPr="00FA6047">
        <w:rPr>
          <w:rFonts w:ascii="Times New Roman" w:eastAsia="Times New Roman" w:hAnsi="Times New Roman" w:cs="Times New Roman"/>
          <w:b/>
          <w:color w:val="0070C0"/>
          <w:kern w:val="0"/>
          <w:sz w:val="10"/>
          <w:szCs w:val="10"/>
          <w:u w:val="single"/>
          <w:lang w:val="es-ES_tradnl" w:eastAsia="es-ES_tradnl"/>
          <w14:ligatures w14:val="none"/>
        </w:rPr>
        <w:fldChar w:fldCharType="begin"/>
      </w:r>
      <w:r w:rsidR="002D7892" w:rsidRPr="00FA6047">
        <w:rPr>
          <w:rFonts w:ascii="Times New Roman" w:eastAsia="Times New Roman" w:hAnsi="Times New Roman" w:cs="Times New Roman"/>
          <w:b/>
          <w:color w:val="0070C0"/>
          <w:kern w:val="0"/>
          <w:sz w:val="10"/>
          <w:szCs w:val="10"/>
          <w:u w:val="single"/>
          <w:lang w:val="es-ES_tradnl" w:eastAsia="es-ES_tradnl"/>
          <w14:ligatures w14:val="none"/>
        </w:rPr>
        <w:instrText xml:space="preserve"> MERGEFIELD MAIL </w:instrText>
      </w:r>
      <w:r w:rsidR="002D7892" w:rsidRPr="00FA6047">
        <w:rPr>
          <w:rFonts w:ascii="Times New Roman" w:eastAsia="Times New Roman" w:hAnsi="Times New Roman" w:cs="Times New Roman"/>
          <w:b/>
          <w:color w:val="0070C0"/>
          <w:kern w:val="0"/>
          <w:sz w:val="10"/>
          <w:szCs w:val="10"/>
          <w:u w:val="single"/>
          <w:lang w:val="es-ES_tradnl" w:eastAsia="es-ES_tradnl"/>
          <w14:ligatures w14:val="none"/>
        </w:rPr>
        <w:fldChar w:fldCharType="separate"/>
      </w:r>
      <w:r w:rsidR="009559C7" w:rsidRPr="004A44A8">
        <w:rPr>
          <w:rFonts w:ascii="Times New Roman" w:eastAsia="Times New Roman" w:hAnsi="Times New Roman" w:cs="Times New Roman"/>
          <w:b/>
          <w:noProof/>
          <w:color w:val="0070C0"/>
          <w:kern w:val="0"/>
          <w:sz w:val="10"/>
          <w:szCs w:val="10"/>
          <w:u w:val="single"/>
          <w:lang w:val="es-ES_tradnl" w:eastAsia="es-ES_tradnl"/>
          <w14:ligatures w14:val="none"/>
        </w:rPr>
        <w:t>contacto@altusandcompany.cl</w:t>
      </w:r>
      <w:r w:rsidR="002D7892" w:rsidRPr="00FA6047">
        <w:rPr>
          <w:rFonts w:ascii="Times New Roman" w:eastAsia="Times New Roman" w:hAnsi="Times New Roman" w:cs="Times New Roman"/>
          <w:b/>
          <w:color w:val="0070C0"/>
          <w:kern w:val="0"/>
          <w:sz w:val="10"/>
          <w:szCs w:val="10"/>
          <w:u w:val="single"/>
          <w:lang w:val="es-ES_tradnl" w:eastAsia="es-ES_tradnl"/>
          <w14:ligatures w14:val="none"/>
        </w:rPr>
        <w:fldChar w:fldCharType="end"/>
      </w:r>
    </w:p>
    <w:p w14:paraId="28D3F1E4" w14:textId="6681E989" w:rsidR="005D1F48" w:rsidRPr="005D1F48" w:rsidRDefault="007B6574" w:rsidP="00821A7F">
      <w:pPr>
        <w:adjustRightInd w:val="0"/>
        <w:spacing w:after="0" w:line="240" w:lineRule="auto"/>
        <w:ind w:right="181"/>
        <w:mirrorIndents/>
        <w:jc w:val="both"/>
        <w:rPr>
          <w:rFonts w:ascii="Times New Roman" w:eastAsia="Times New Roman" w:hAnsi="Times New Roman" w:cs="Times New Roman"/>
          <w:b/>
          <w:kern w:val="0"/>
          <w:sz w:val="16"/>
          <w:szCs w:val="16"/>
          <w:lang w:val="es-ES_tradnl" w:eastAsia="es-ES_tradnl"/>
          <w14:ligatures w14:val="none"/>
        </w:rPr>
      </w:pPr>
      <w:r>
        <w:rPr>
          <w:rFonts w:ascii="Times New Roman" w:eastAsia="Times New Roman" w:hAnsi="Times New Roman" w:cs="Times New Roman"/>
          <w:b/>
          <w:kern w:val="0"/>
          <w:sz w:val="16"/>
          <w:szCs w:val="16"/>
          <w:lang w:val="es-ES_tradnl" w:eastAsia="es-ES_tradnl"/>
          <w14:ligatures w14:val="none"/>
        </w:rPr>
        <w:t>Fono Móvil / WhatsApp</w:t>
      </w:r>
      <w:r>
        <w:rPr>
          <w:rFonts w:ascii="Times New Roman" w:eastAsia="Times New Roman" w:hAnsi="Times New Roman" w:cs="Times New Roman"/>
          <w:b/>
          <w:kern w:val="0"/>
          <w:sz w:val="16"/>
          <w:szCs w:val="16"/>
          <w:lang w:val="es-ES_tradnl" w:eastAsia="es-ES_tradnl"/>
          <w14:ligatures w14:val="none"/>
        </w:rPr>
        <w:tab/>
        <w:t xml:space="preserve">: +56 </w:t>
      </w:r>
      <w:r w:rsidR="00CE0C9F">
        <w:rPr>
          <w:rFonts w:ascii="Times New Roman" w:eastAsia="Times New Roman" w:hAnsi="Times New Roman" w:cs="Times New Roman"/>
          <w:b/>
          <w:kern w:val="0"/>
          <w:sz w:val="16"/>
          <w:szCs w:val="16"/>
          <w:lang w:val="es-ES_tradnl" w:eastAsia="es-ES_tradnl"/>
          <w14:ligatures w14:val="none"/>
        </w:rPr>
        <w:t xml:space="preserve"> </w:t>
      </w:r>
      <w:r w:rsidR="00CE0C9F">
        <w:rPr>
          <w:rFonts w:ascii="Times New Roman" w:eastAsia="Times New Roman" w:hAnsi="Times New Roman" w:cs="Times New Roman"/>
          <w:b/>
          <w:kern w:val="0"/>
          <w:sz w:val="16"/>
          <w:szCs w:val="16"/>
          <w:lang w:val="es-ES_tradnl" w:eastAsia="es-ES_tradnl"/>
          <w14:ligatures w14:val="none"/>
        </w:rPr>
        <w:fldChar w:fldCharType="begin"/>
      </w:r>
      <w:r w:rsidR="00CE0C9F">
        <w:rPr>
          <w:rFonts w:ascii="Times New Roman" w:eastAsia="Times New Roman" w:hAnsi="Times New Roman" w:cs="Times New Roman"/>
          <w:b/>
          <w:kern w:val="0"/>
          <w:sz w:val="16"/>
          <w:szCs w:val="16"/>
          <w:lang w:val="es-ES_tradnl" w:eastAsia="es-ES_tradnl"/>
          <w14:ligatures w14:val="none"/>
        </w:rPr>
        <w:instrText xml:space="preserve"> MERGEFIELD "CELULAR_8_DIGITOS" </w:instrText>
      </w:r>
      <w:r w:rsidR="00CE0C9F">
        <w:rPr>
          <w:rFonts w:ascii="Times New Roman" w:eastAsia="Times New Roman" w:hAnsi="Times New Roman" w:cs="Times New Roman"/>
          <w:b/>
          <w:kern w:val="0"/>
          <w:sz w:val="16"/>
          <w:szCs w:val="16"/>
          <w:lang w:val="es-ES_tradnl" w:eastAsia="es-ES_tradnl"/>
          <w14:ligatures w14:val="none"/>
        </w:rPr>
        <w:fldChar w:fldCharType="separate"/>
      </w:r>
      <w:r w:rsidR="009559C7" w:rsidRPr="004A44A8">
        <w:rPr>
          <w:rFonts w:ascii="Times New Roman" w:eastAsia="Times New Roman" w:hAnsi="Times New Roman" w:cs="Times New Roman"/>
          <w:b/>
          <w:noProof/>
          <w:kern w:val="0"/>
          <w:sz w:val="16"/>
          <w:szCs w:val="16"/>
          <w:lang w:val="es-ES_tradnl" w:eastAsia="es-ES_tradnl"/>
          <w14:ligatures w14:val="none"/>
        </w:rPr>
        <w:t>932365169</w:t>
      </w:r>
      <w:r w:rsidR="00CE0C9F">
        <w:rPr>
          <w:rFonts w:ascii="Times New Roman" w:eastAsia="Times New Roman" w:hAnsi="Times New Roman" w:cs="Times New Roman"/>
          <w:b/>
          <w:kern w:val="0"/>
          <w:sz w:val="16"/>
          <w:szCs w:val="16"/>
          <w:lang w:val="es-ES_tradnl" w:eastAsia="es-ES_tradnl"/>
          <w14:ligatures w14:val="none"/>
        </w:rPr>
        <w:fldChar w:fldCharType="end"/>
      </w:r>
    </w:p>
    <w:p w14:paraId="4B75E6D0" w14:textId="66F0D718"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 xml:space="preserve">Se establece la obligación de dar </w:t>
      </w:r>
      <w:r w:rsidR="00C549A0">
        <w:rPr>
          <w:rFonts w:ascii="Times New Roman" w:eastAsia="Times New Roman" w:hAnsi="Times New Roman" w:cs="Times New Roman"/>
          <w:kern w:val="0"/>
          <w:sz w:val="16"/>
          <w:szCs w:val="16"/>
          <w:lang w:val="es-ES_tradnl" w:eastAsia="es-ES_tradnl"/>
          <w14:ligatures w14:val="none"/>
        </w:rPr>
        <w:t>inmediato</w:t>
      </w:r>
      <w:r w:rsidRPr="005D1F48">
        <w:rPr>
          <w:rFonts w:ascii="Times New Roman" w:eastAsia="Times New Roman" w:hAnsi="Times New Roman" w:cs="Times New Roman"/>
          <w:kern w:val="0"/>
          <w:sz w:val="16"/>
          <w:szCs w:val="16"/>
          <w:lang w:val="es-ES_tradnl" w:eastAsia="es-ES_tradnl"/>
          <w14:ligatures w14:val="none"/>
        </w:rPr>
        <w:t xml:space="preserve"> aviso ante cualquier modificación o cambio que ocurra con alguno ellos. </w:t>
      </w:r>
    </w:p>
    <w:p w14:paraId="53A50A7E" w14:textId="7492259F"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QUINTO:</w:t>
      </w:r>
      <w:r w:rsidRPr="005D1F48">
        <w:rPr>
          <w:rFonts w:ascii="Times New Roman" w:eastAsia="Times New Roman" w:hAnsi="Times New Roman" w:cs="Times New Roman"/>
          <w:kern w:val="0"/>
          <w:sz w:val="16"/>
          <w:szCs w:val="16"/>
          <w:lang w:val="es-ES_tradnl" w:eastAsia="es-ES_tradnl"/>
          <w14:ligatures w14:val="none"/>
        </w:rPr>
        <w:t xml:space="preserve"> </w:t>
      </w:r>
    </w:p>
    <w:p w14:paraId="53B5DF6D" w14:textId="5F828DAE" w:rsidR="005D1F48" w:rsidRPr="005D1F48"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El presente contrato de servicios entrará en vigencia el</w:t>
      </w:r>
      <w:r w:rsidR="00B61AF9">
        <w:rPr>
          <w:rFonts w:ascii="Times New Roman" w:eastAsia="Times New Roman" w:hAnsi="Times New Roman" w:cs="Times New Roman"/>
          <w:kern w:val="0"/>
          <w:sz w:val="16"/>
          <w:szCs w:val="16"/>
          <w:lang w:val="es-ES_tradnl" w:eastAsia="es-ES_tradnl"/>
          <w14:ligatures w14:val="none"/>
        </w:rPr>
        <w:t xml:space="preserve"> </w:t>
      </w:r>
      <w:r w:rsidR="00B61AF9" w:rsidRPr="00B61AF9">
        <w:rPr>
          <w:rFonts w:ascii="Times New Roman" w:eastAsia="Times New Roman" w:hAnsi="Times New Roman" w:cs="Times New Roman"/>
          <w:b/>
          <w:bCs/>
          <w:kern w:val="0"/>
          <w:sz w:val="16"/>
          <w:szCs w:val="16"/>
          <w:lang w:val="es-ES_tradnl" w:eastAsia="es-ES_tradnl"/>
          <w14:ligatures w14:val="none"/>
        </w:rPr>
        <w:fldChar w:fldCharType="begin"/>
      </w:r>
      <w:r w:rsidR="00B61AF9" w:rsidRPr="00B61AF9">
        <w:rPr>
          <w:rFonts w:ascii="Times New Roman" w:eastAsia="Times New Roman" w:hAnsi="Times New Roman" w:cs="Times New Roman"/>
          <w:b/>
          <w:bCs/>
          <w:kern w:val="0"/>
          <w:sz w:val="16"/>
          <w:szCs w:val="16"/>
          <w:lang w:val="es-ES_tradnl" w:eastAsia="es-ES_tradnl"/>
          <w14:ligatures w14:val="none"/>
        </w:rPr>
        <w:instrText xml:space="preserve"> MERGEFIELD "FECHA_DE_INICIO" </w:instrText>
      </w:r>
      <w:r w:rsidR="00B61AF9" w:rsidRPr="00B61AF9">
        <w:rPr>
          <w:rFonts w:ascii="Times New Roman" w:eastAsia="Times New Roman" w:hAnsi="Times New Roman" w:cs="Times New Roman"/>
          <w:b/>
          <w:bCs/>
          <w:kern w:val="0"/>
          <w:sz w:val="16"/>
          <w:szCs w:val="16"/>
          <w:lang w:val="es-ES_tradnl" w:eastAsia="es-ES_tradnl"/>
          <w14:ligatures w14:val="none"/>
        </w:rPr>
        <w:fldChar w:fldCharType="separate"/>
      </w:r>
      <w:r w:rsidR="009559C7" w:rsidRPr="004A44A8">
        <w:rPr>
          <w:rFonts w:ascii="Times New Roman" w:eastAsia="Times New Roman" w:hAnsi="Times New Roman" w:cs="Times New Roman"/>
          <w:b/>
          <w:bCs/>
          <w:noProof/>
          <w:kern w:val="0"/>
          <w:sz w:val="16"/>
          <w:szCs w:val="16"/>
          <w:lang w:val="es-ES_tradnl" w:eastAsia="es-ES_tradnl"/>
          <w14:ligatures w14:val="none"/>
        </w:rPr>
        <w:t>02 DE OCTUBRE DE 2026</w:t>
      </w:r>
      <w:r w:rsidR="00B61AF9" w:rsidRPr="00B61AF9">
        <w:rPr>
          <w:rFonts w:ascii="Times New Roman" w:eastAsia="Times New Roman" w:hAnsi="Times New Roman" w:cs="Times New Roman"/>
          <w:b/>
          <w:bCs/>
          <w:kern w:val="0"/>
          <w:sz w:val="16"/>
          <w:szCs w:val="16"/>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Su</w:t>
      </w:r>
      <w:r w:rsidRPr="005D1F48">
        <w:rPr>
          <w:rFonts w:ascii="Times New Roman" w:eastAsia="Times New Roman" w:hAnsi="Times New Roman" w:cs="Times New Roman"/>
          <w:kern w:val="0"/>
          <w:sz w:val="16"/>
          <w:szCs w:val="16"/>
          <w:lang w:val="es-ES_tradnl" w:eastAsia="es-ES_tradnl"/>
          <w14:ligatures w14:val="none"/>
        </w:rPr>
        <w:t xml:space="preserve"> duración </w:t>
      </w:r>
      <w:r w:rsidR="008657FA">
        <w:rPr>
          <w:rFonts w:ascii="Times New Roman" w:eastAsia="Times New Roman" w:hAnsi="Times New Roman" w:cs="Times New Roman"/>
          <w:kern w:val="0"/>
          <w:sz w:val="16"/>
          <w:szCs w:val="16"/>
          <w:lang w:val="es-ES_tradnl" w:eastAsia="es-ES_tradnl"/>
          <w14:ligatures w14:val="none"/>
        </w:rPr>
        <w:t>es la descrita en el punto 3 de este instrumento</w:t>
      </w:r>
      <w:r w:rsidRPr="005D1F48">
        <w:rPr>
          <w:rFonts w:ascii="Times New Roman" w:eastAsia="Times New Roman" w:hAnsi="Times New Roman" w:cs="Times New Roman"/>
          <w:kern w:val="0"/>
          <w:sz w:val="16"/>
          <w:szCs w:val="16"/>
          <w:lang w:val="es-ES_tradnl" w:eastAsia="es-ES_tradnl"/>
          <w14:ligatures w14:val="none"/>
        </w:rPr>
        <w:t>. Al término de dicho plazo</w:t>
      </w:r>
      <w:ins w:id="7" w:author="Usuario" w:date="2025-04-01T11:32:00Z">
        <w:r w:rsidR="009B0599">
          <w:rPr>
            <w:rFonts w:ascii="Times New Roman" w:eastAsia="Times New Roman" w:hAnsi="Times New Roman" w:cs="Times New Roman"/>
            <w:kern w:val="0"/>
            <w:sz w:val="16"/>
            <w:szCs w:val="16"/>
            <w:lang w:val="es-ES_tradnl" w:eastAsia="es-ES_tradnl"/>
            <w14:ligatures w14:val="none"/>
          </w:rPr>
          <w:t>,</w:t>
        </w:r>
      </w:ins>
      <w:r w:rsidRPr="005D1F48">
        <w:rPr>
          <w:rFonts w:ascii="Times New Roman" w:eastAsia="Times New Roman" w:hAnsi="Times New Roman" w:cs="Times New Roman"/>
          <w:kern w:val="0"/>
          <w:sz w:val="16"/>
          <w:szCs w:val="16"/>
          <w:lang w:val="es-ES_tradnl" w:eastAsia="es-ES_tradnl"/>
          <w14:ligatures w14:val="none"/>
        </w:rPr>
        <w:t xml:space="preserve"> se renovará automáticamente por igual período, pudi</w:t>
      </w:r>
      <w:r w:rsidR="000914FB">
        <w:rPr>
          <w:rFonts w:ascii="Times New Roman" w:eastAsia="Times New Roman" w:hAnsi="Times New Roman" w:cs="Times New Roman"/>
          <w:kern w:val="0"/>
          <w:sz w:val="16"/>
          <w:szCs w:val="16"/>
          <w:lang w:val="es-ES_tradnl" w:eastAsia="es-ES_tradnl"/>
          <w14:ligatures w14:val="none"/>
        </w:rPr>
        <w:t>endo</w:t>
      </w:r>
      <w:r w:rsidRPr="005D1F48">
        <w:rPr>
          <w:rFonts w:ascii="Times New Roman" w:eastAsia="Times New Roman" w:hAnsi="Times New Roman" w:cs="Times New Roman"/>
          <w:kern w:val="0"/>
          <w:sz w:val="16"/>
          <w:szCs w:val="16"/>
          <w:lang w:val="es-ES_tradnl" w:eastAsia="es-ES_tradnl"/>
          <w14:ligatures w14:val="none"/>
        </w:rPr>
        <w:t xml:space="preserve"> poner</w:t>
      </w:r>
      <w:r w:rsidR="000914FB">
        <w:rPr>
          <w:rFonts w:ascii="Times New Roman" w:eastAsia="Times New Roman" w:hAnsi="Times New Roman" w:cs="Times New Roman"/>
          <w:kern w:val="0"/>
          <w:sz w:val="16"/>
          <w:szCs w:val="16"/>
          <w:lang w:val="es-ES_tradnl" w:eastAsia="es-ES_tradnl"/>
          <w14:ligatures w14:val="none"/>
        </w:rPr>
        <w:t>le</w:t>
      </w:r>
      <w:r w:rsidRPr="005D1F48">
        <w:rPr>
          <w:rFonts w:ascii="Times New Roman" w:eastAsia="Times New Roman" w:hAnsi="Times New Roman" w:cs="Times New Roman"/>
          <w:kern w:val="0"/>
          <w:sz w:val="16"/>
          <w:szCs w:val="16"/>
          <w:lang w:val="es-ES_tradnl" w:eastAsia="es-ES_tradnl"/>
          <w14:ligatures w14:val="none"/>
        </w:rPr>
        <w:t xml:space="preserve"> término</w:t>
      </w:r>
      <w:r w:rsidR="00A50464">
        <w:rPr>
          <w:rFonts w:ascii="Times New Roman" w:eastAsia="Times New Roman" w:hAnsi="Times New Roman" w:cs="Times New Roman"/>
          <w:kern w:val="0"/>
          <w:sz w:val="16"/>
          <w:szCs w:val="16"/>
          <w:lang w:val="es-ES_tradnl" w:eastAsia="es-ES_tradnl"/>
          <w14:ligatures w14:val="none"/>
        </w:rPr>
        <w:t xml:space="preserve"> mediante notificación escrita </w:t>
      </w:r>
      <w:r w:rsidR="00DA69F0">
        <w:rPr>
          <w:rFonts w:ascii="Times New Roman" w:eastAsia="Times New Roman" w:hAnsi="Times New Roman" w:cs="Times New Roman"/>
          <w:kern w:val="0"/>
          <w:sz w:val="16"/>
          <w:szCs w:val="16"/>
          <w:lang w:val="es-ES_tradnl" w:eastAsia="es-ES_tradnl"/>
          <w14:ligatures w14:val="none"/>
        </w:rPr>
        <w:t xml:space="preserve">a través de carta </w:t>
      </w:r>
      <w:r w:rsidRPr="005D1F48">
        <w:rPr>
          <w:rFonts w:ascii="Times New Roman" w:eastAsia="Times New Roman" w:hAnsi="Times New Roman" w:cs="Times New Roman"/>
          <w:kern w:val="0"/>
          <w:sz w:val="16"/>
          <w:szCs w:val="16"/>
          <w:lang w:val="es-ES_tradnl" w:eastAsia="es-ES_tradnl"/>
          <w14:ligatures w14:val="none"/>
        </w:rPr>
        <w:t>certificad</w:t>
      </w:r>
      <w:r w:rsidR="00DA69F0">
        <w:rPr>
          <w:rFonts w:ascii="Times New Roman" w:eastAsia="Times New Roman" w:hAnsi="Times New Roman" w:cs="Times New Roman"/>
          <w:kern w:val="0"/>
          <w:sz w:val="16"/>
          <w:szCs w:val="16"/>
          <w:lang w:val="es-ES_tradnl" w:eastAsia="es-ES_tradnl"/>
          <w14:ligatures w14:val="none"/>
        </w:rPr>
        <w:t>a</w:t>
      </w:r>
      <w:r w:rsidR="00BF1014">
        <w:rPr>
          <w:rFonts w:ascii="Times New Roman" w:eastAsia="Times New Roman" w:hAnsi="Times New Roman" w:cs="Times New Roman"/>
          <w:kern w:val="0"/>
          <w:sz w:val="16"/>
          <w:szCs w:val="16"/>
          <w:lang w:val="es-ES_tradnl" w:eastAsia="es-ES_tradnl"/>
          <w14:ligatures w14:val="none"/>
        </w:rPr>
        <w:t>,</w:t>
      </w:r>
      <w:r w:rsidR="00DA69F0">
        <w:rPr>
          <w:rFonts w:ascii="Times New Roman" w:eastAsia="Times New Roman" w:hAnsi="Times New Roman" w:cs="Times New Roman"/>
          <w:kern w:val="0"/>
          <w:sz w:val="16"/>
          <w:szCs w:val="16"/>
          <w:lang w:val="es-ES_tradnl" w:eastAsia="es-ES_tradnl"/>
          <w14:ligatures w14:val="none"/>
        </w:rPr>
        <w:t xml:space="preserve"> la que deberá ser</w:t>
      </w:r>
      <w:r w:rsidR="00BF1014">
        <w:rPr>
          <w:rFonts w:ascii="Times New Roman" w:eastAsia="Times New Roman" w:hAnsi="Times New Roman" w:cs="Times New Roman"/>
          <w:kern w:val="0"/>
          <w:sz w:val="16"/>
          <w:szCs w:val="16"/>
          <w:lang w:val="es-ES_tradnl" w:eastAsia="es-ES_tradnl"/>
          <w14:ligatures w14:val="none"/>
        </w:rPr>
        <w:t xml:space="preserve"> enviada </w:t>
      </w:r>
      <w:r w:rsidRPr="005D1F48">
        <w:rPr>
          <w:rFonts w:ascii="Times New Roman" w:eastAsia="Times New Roman" w:hAnsi="Times New Roman" w:cs="Times New Roman"/>
          <w:kern w:val="0"/>
          <w:sz w:val="16"/>
          <w:szCs w:val="16"/>
          <w:lang w:val="es-ES_tradnl" w:eastAsia="es-ES_tradnl"/>
          <w14:ligatures w14:val="none"/>
        </w:rPr>
        <w:t>al domicilio individualizado de cada parte</w:t>
      </w:r>
      <w:del w:id="8" w:author="Usuario" w:date="2025-04-01T11:41:00Z">
        <w:r w:rsidRPr="005D1F48" w:rsidDel="00BF1014">
          <w:rPr>
            <w:rFonts w:ascii="Times New Roman" w:eastAsia="Times New Roman" w:hAnsi="Times New Roman" w:cs="Times New Roman"/>
            <w:kern w:val="0"/>
            <w:sz w:val="16"/>
            <w:szCs w:val="16"/>
            <w:lang w:val="es-ES_tradnl" w:eastAsia="es-ES_tradnl"/>
            <w14:ligatures w14:val="none"/>
          </w:rPr>
          <w:delText>,</w:delText>
        </w:r>
      </w:del>
      <w:r w:rsidRPr="005D1F48">
        <w:rPr>
          <w:rFonts w:ascii="Times New Roman" w:eastAsia="Times New Roman" w:hAnsi="Times New Roman" w:cs="Times New Roman"/>
          <w:kern w:val="0"/>
          <w:sz w:val="16"/>
          <w:szCs w:val="16"/>
          <w:lang w:val="es-ES_tradnl" w:eastAsia="es-ES_tradnl"/>
          <w14:ligatures w14:val="none"/>
        </w:rPr>
        <w:t xml:space="preserve"> con a lo menos 30 días de anticipación a la fecha efectiva de vencimiento</w:t>
      </w:r>
      <w:r w:rsidR="00DA69F0">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 xml:space="preserve">EL CLIENTE </w:t>
      </w:r>
      <w:r w:rsidR="00DA69F0">
        <w:rPr>
          <w:rFonts w:ascii="Times New Roman" w:eastAsia="Times New Roman" w:hAnsi="Times New Roman" w:cs="Times New Roman"/>
          <w:kern w:val="0"/>
          <w:sz w:val="16"/>
          <w:szCs w:val="16"/>
          <w:lang w:val="es-ES_tradnl" w:eastAsia="es-ES_tradnl"/>
          <w14:ligatures w14:val="none"/>
        </w:rPr>
        <w:t xml:space="preserve">deberá </w:t>
      </w:r>
      <w:r w:rsidRPr="005D1F48">
        <w:rPr>
          <w:rFonts w:ascii="Times New Roman" w:eastAsia="Times New Roman" w:hAnsi="Times New Roman" w:cs="Times New Roman"/>
          <w:kern w:val="0"/>
          <w:sz w:val="16"/>
          <w:szCs w:val="16"/>
          <w:lang w:val="es-ES_tradnl" w:eastAsia="es-ES_tradnl"/>
          <w14:ligatures w14:val="none"/>
        </w:rPr>
        <w:t>acreditar, dentro de este plazo, su nuevo domicilio tributario</w:t>
      </w:r>
      <w:r w:rsidR="008657FA">
        <w:rPr>
          <w:rFonts w:ascii="Times New Roman" w:eastAsia="Times New Roman" w:hAnsi="Times New Roman" w:cs="Times New Roman"/>
          <w:kern w:val="0"/>
          <w:sz w:val="16"/>
          <w:szCs w:val="16"/>
          <w:lang w:val="es-ES_tradnl" w:eastAsia="es-ES_tradnl"/>
          <w14:ligatures w14:val="none"/>
        </w:rPr>
        <w:t>, cuando proceda.</w:t>
      </w:r>
    </w:p>
    <w:p w14:paraId="262AA44C" w14:textId="3E7C7649"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SEXTO:</w:t>
      </w:r>
      <w:r w:rsidRPr="005D1F48">
        <w:rPr>
          <w:rFonts w:ascii="Times New Roman" w:eastAsia="Times New Roman" w:hAnsi="Times New Roman" w:cs="Times New Roman"/>
          <w:kern w:val="0"/>
          <w:sz w:val="16"/>
          <w:szCs w:val="16"/>
          <w:lang w:val="es-ES_tradnl" w:eastAsia="es-ES_tradnl"/>
          <w14:ligatures w14:val="none"/>
        </w:rPr>
        <w:t xml:space="preserve"> </w:t>
      </w:r>
    </w:p>
    <w:p w14:paraId="1E52D446" w14:textId="77777777" w:rsidR="00A43959"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kern w:val="0"/>
          <w:sz w:val="16"/>
          <w:szCs w:val="16"/>
          <w:lang w:val="es-ES_tradnl" w:eastAsia="es-ES_tradnl"/>
          <w14:ligatures w14:val="none"/>
        </w:rPr>
        <w:t>EASY OFFICE</w:t>
      </w:r>
      <w:del w:id="9" w:author="Usuario" w:date="2025-04-01T11:41:00Z">
        <w:r w:rsidRPr="005D1F48" w:rsidDel="00BF1014">
          <w:rPr>
            <w:rFonts w:ascii="Times New Roman" w:eastAsia="Times New Roman" w:hAnsi="Times New Roman" w:cs="Times New Roman"/>
            <w:kern w:val="0"/>
            <w:sz w:val="16"/>
            <w:szCs w:val="16"/>
            <w:lang w:val="es-ES_tradnl" w:eastAsia="es-ES_tradnl"/>
            <w14:ligatures w14:val="none"/>
          </w:rPr>
          <w:delText>,</w:delText>
        </w:r>
      </w:del>
      <w:r w:rsidRPr="005D1F48">
        <w:rPr>
          <w:rFonts w:ascii="Times New Roman" w:eastAsia="Times New Roman" w:hAnsi="Times New Roman" w:cs="Times New Roman"/>
          <w:kern w:val="0"/>
          <w:sz w:val="16"/>
          <w:szCs w:val="16"/>
          <w:lang w:val="es-ES_tradnl" w:eastAsia="es-ES_tradnl"/>
          <w14:ligatures w14:val="none"/>
        </w:rPr>
        <w:t xml:space="preserve"> no se hace responsable de robos, hurtos, daños ni perjuicios de pertenencias o equipos personales, ni de las eventualidades que</w:t>
      </w:r>
      <w:r w:rsidR="00BF1014">
        <w:rPr>
          <w:rFonts w:ascii="Times New Roman" w:eastAsia="Times New Roman" w:hAnsi="Times New Roman" w:cs="Times New Roman"/>
          <w:kern w:val="0"/>
          <w:sz w:val="16"/>
          <w:szCs w:val="16"/>
          <w:lang w:val="es-ES_tradnl" w:eastAsia="es-ES_tradnl"/>
          <w14:ligatures w14:val="none"/>
        </w:rPr>
        <w:t xml:space="preserve"> </w:t>
      </w:r>
      <w:r w:rsidR="00BF1014" w:rsidRPr="005D1F48">
        <w:rPr>
          <w:rFonts w:ascii="Times New Roman" w:eastAsia="Times New Roman" w:hAnsi="Times New Roman" w:cs="Times New Roman"/>
          <w:kern w:val="0"/>
          <w:sz w:val="16"/>
          <w:szCs w:val="16"/>
          <w:lang w:val="es-ES_tradnl" w:eastAsia="es-ES_tradnl"/>
          <w14:ligatures w14:val="none"/>
        </w:rPr>
        <w:t>puedan producirse</w:t>
      </w:r>
      <w:r w:rsidR="00BF1014">
        <w:rPr>
          <w:rFonts w:ascii="Times New Roman" w:eastAsia="Times New Roman" w:hAnsi="Times New Roman" w:cs="Times New Roman"/>
          <w:kern w:val="0"/>
          <w:sz w:val="16"/>
          <w:szCs w:val="16"/>
          <w:lang w:val="es-ES_tradnl" w:eastAsia="es-ES_tradnl"/>
          <w14:ligatures w14:val="none"/>
        </w:rPr>
        <w:t xml:space="preserve"> con motivo </w:t>
      </w:r>
      <w:r w:rsidRPr="005D1F48">
        <w:rPr>
          <w:rFonts w:ascii="Times New Roman" w:eastAsia="Times New Roman" w:hAnsi="Times New Roman" w:cs="Times New Roman"/>
          <w:kern w:val="0"/>
          <w:sz w:val="16"/>
          <w:szCs w:val="16"/>
          <w:lang w:val="es-ES_tradnl" w:eastAsia="es-ES_tradnl"/>
          <w14:ligatures w14:val="none"/>
        </w:rPr>
        <w:t xml:space="preserve">de los negocios que EL CLIENTE genere dentro del recinto. EASY OFFICE no será responsable de ninguna pérdida sostenida que resulte del hecho de no brindar un servicio por razones de una descompostura mecánica, huelga, demora, terremoto, tsunami, incumplimiento de cualquier miembro del equipo o proveedor en realizar sus obligaciones o por cualquier evento fortuito, sin que la enumeración sea limitativa si no meramente enunciativa. </w:t>
      </w:r>
    </w:p>
    <w:p w14:paraId="5598335A" w14:textId="6AA63AE6" w:rsidR="0030143B" w:rsidRDefault="005D1F48" w:rsidP="00821A7F">
      <w:pPr>
        <w:adjustRightInd w:val="0"/>
        <w:spacing w:after="0" w:line="240" w:lineRule="auto"/>
        <w:ind w:right="181"/>
        <w:mirrorIndents/>
        <w:jc w:val="both"/>
        <w:rPr>
          <w:rFonts w:ascii="Times New Roman" w:eastAsia="Times New Roman" w:hAnsi="Times New Roman" w:cs="Times New Roman"/>
          <w:kern w:val="0"/>
          <w:sz w:val="16"/>
          <w:szCs w:val="16"/>
          <w:lang w:val="es-ES_tradnl" w:eastAsia="es-ES_tradnl"/>
          <w14:ligatures w14:val="none"/>
        </w:rPr>
      </w:pPr>
      <w:r w:rsidRPr="005D1F48">
        <w:rPr>
          <w:rFonts w:ascii="Times New Roman" w:eastAsia="Times New Roman" w:hAnsi="Times New Roman" w:cs="Times New Roman"/>
          <w:b/>
          <w:kern w:val="0"/>
          <w:sz w:val="16"/>
          <w:szCs w:val="16"/>
          <w:u w:val="single"/>
          <w:lang w:val="es-ES_tradnl" w:eastAsia="es-ES_tradnl"/>
          <w14:ligatures w14:val="none"/>
        </w:rPr>
        <w:t>SÉPTIMO:</w:t>
      </w:r>
      <w:r w:rsidRPr="005D1F48">
        <w:rPr>
          <w:rFonts w:ascii="Times New Roman" w:eastAsia="Times New Roman" w:hAnsi="Times New Roman" w:cs="Times New Roman"/>
          <w:kern w:val="0"/>
          <w:sz w:val="16"/>
          <w:szCs w:val="16"/>
          <w:lang w:val="es-ES_tradnl" w:eastAsia="es-ES_tradnl"/>
          <w14:ligatures w14:val="none"/>
        </w:rPr>
        <w:t xml:space="preserve"> </w:t>
      </w:r>
    </w:p>
    <w:p w14:paraId="7824F5B8" w14:textId="77AA7DA0" w:rsidR="005D1F48" w:rsidRPr="00E33025" w:rsidRDefault="005D1F48" w:rsidP="00821A7F">
      <w:pPr>
        <w:adjustRightInd w:val="0"/>
        <w:spacing w:after="0" w:line="240" w:lineRule="auto"/>
        <w:ind w:right="181"/>
        <w:mirrorIndents/>
        <w:jc w:val="both"/>
        <w:rPr>
          <w:rFonts w:ascii="Times New Roman" w:eastAsia="Times New Roman" w:hAnsi="Times New Roman" w:cs="Times New Roman"/>
          <w:b/>
          <w:noProof/>
          <w:kern w:val="0"/>
          <w:sz w:val="16"/>
          <w:szCs w:val="16"/>
          <w:lang w:val="es-ES_tradnl" w:eastAsia="es-ES_tradnl"/>
          <w14:ligatures w14:val="none"/>
        </w:rPr>
        <w:sectPr w:rsidR="005D1F48" w:rsidRPr="00E33025" w:rsidSect="00156C2C">
          <w:type w:val="continuous"/>
          <w:pgSz w:w="11907" w:h="16840" w:code="9"/>
          <w:pgMar w:top="1134" w:right="1418" w:bottom="1134" w:left="1418" w:header="709" w:footer="709" w:gutter="0"/>
          <w:cols w:num="2" w:space="708" w:equalWidth="0">
            <w:col w:w="4181" w:space="708"/>
            <w:col w:w="4181"/>
          </w:cols>
          <w:vAlign w:val="center"/>
          <w:docGrid w:linePitch="360"/>
        </w:sectPr>
      </w:pPr>
      <w:r w:rsidRPr="005D1F48">
        <w:rPr>
          <w:rFonts w:ascii="Times New Roman" w:eastAsia="Times New Roman" w:hAnsi="Times New Roman" w:cs="Times New Roman"/>
          <w:kern w:val="0"/>
          <w:sz w:val="16"/>
          <w:szCs w:val="16"/>
          <w:lang w:val="es-ES_tradnl" w:eastAsia="es-ES_tradnl"/>
          <w14:ligatures w14:val="none"/>
        </w:rPr>
        <w:t xml:space="preserve">La personería de </w:t>
      </w:r>
      <w:r w:rsidR="009B0599">
        <w:rPr>
          <w:rFonts w:ascii="Times New Roman" w:eastAsia="Times New Roman" w:hAnsi="Times New Roman" w:cs="Times New Roman"/>
          <w:kern w:val="0"/>
          <w:sz w:val="16"/>
          <w:szCs w:val="16"/>
          <w:lang w:val="es-ES_tradnl" w:eastAsia="es-ES_tradnl"/>
          <w14:ligatures w14:val="none"/>
        </w:rPr>
        <w:t>d</w:t>
      </w:r>
      <w:r w:rsidRPr="005D1F48">
        <w:rPr>
          <w:rFonts w:ascii="Times New Roman" w:eastAsia="Times New Roman" w:hAnsi="Times New Roman" w:cs="Times New Roman"/>
          <w:kern w:val="0"/>
          <w:sz w:val="16"/>
          <w:szCs w:val="16"/>
          <w:lang w:val="es-ES_tradnl" w:eastAsia="es-ES_tradnl"/>
          <w14:ligatures w14:val="none"/>
        </w:rPr>
        <w:t xml:space="preserve">on Marco Antonio Escobar Donoso para representar </w:t>
      </w:r>
      <w:r w:rsidR="00912E25" w:rsidRPr="005D1F48">
        <w:rPr>
          <w:rFonts w:ascii="Times New Roman" w:eastAsia="Times New Roman" w:hAnsi="Times New Roman" w:cs="Times New Roman"/>
          <w:kern w:val="0"/>
          <w:sz w:val="16"/>
          <w:szCs w:val="16"/>
          <w:lang w:val="es-ES_tradnl" w:eastAsia="es-ES_tradnl"/>
          <w14:ligatures w14:val="none"/>
        </w:rPr>
        <w:t xml:space="preserve">a </w:t>
      </w:r>
      <w:r w:rsidR="00912E25" w:rsidRPr="00912E25">
        <w:rPr>
          <w:rFonts w:ascii="Times New Roman" w:eastAsia="Times New Roman" w:hAnsi="Times New Roman" w:cs="Times New Roman"/>
          <w:b/>
          <w:bCs/>
          <w:kern w:val="0"/>
          <w:sz w:val="16"/>
          <w:szCs w:val="16"/>
          <w:lang w:val="es-ES_tradnl" w:eastAsia="es-ES_tradnl"/>
          <w14:ligatures w14:val="none"/>
        </w:rPr>
        <w:t>EASY</w:t>
      </w:r>
      <w:r w:rsidRPr="005D1F48">
        <w:rPr>
          <w:rFonts w:ascii="Times New Roman" w:eastAsia="Times New Roman" w:hAnsi="Times New Roman" w:cs="Times New Roman"/>
          <w:b/>
          <w:kern w:val="0"/>
          <w:sz w:val="16"/>
          <w:szCs w:val="16"/>
          <w:lang w:val="es-ES_tradnl" w:eastAsia="es-ES_tradnl"/>
          <w14:ligatures w14:val="none"/>
        </w:rPr>
        <w:t xml:space="preserve"> OFFICE </w:t>
      </w:r>
      <w:proofErr w:type="spellStart"/>
      <w:r w:rsidRPr="005D1F48">
        <w:rPr>
          <w:rFonts w:ascii="Times New Roman" w:eastAsia="Times New Roman" w:hAnsi="Times New Roman" w:cs="Times New Roman"/>
          <w:b/>
          <w:kern w:val="0"/>
          <w:sz w:val="16"/>
          <w:szCs w:val="16"/>
          <w:lang w:val="es-ES_tradnl" w:eastAsia="es-ES_tradnl"/>
          <w14:ligatures w14:val="none"/>
        </w:rPr>
        <w:t>Sp</w:t>
      </w:r>
      <w:r w:rsidR="009B0599">
        <w:rPr>
          <w:rFonts w:ascii="Times New Roman" w:eastAsia="Times New Roman" w:hAnsi="Times New Roman" w:cs="Times New Roman"/>
          <w:b/>
          <w:kern w:val="0"/>
          <w:sz w:val="16"/>
          <w:szCs w:val="16"/>
          <w:lang w:val="es-ES_tradnl" w:eastAsia="es-ES_tradnl"/>
          <w14:ligatures w14:val="none"/>
        </w:rPr>
        <w:t>A</w:t>
      </w:r>
      <w:proofErr w:type="spellEnd"/>
      <w:r w:rsidRPr="005D1F48">
        <w:rPr>
          <w:rFonts w:ascii="Times New Roman" w:eastAsia="Times New Roman" w:hAnsi="Times New Roman" w:cs="Times New Roman"/>
          <w:kern w:val="0"/>
          <w:sz w:val="16"/>
          <w:szCs w:val="16"/>
          <w:lang w:val="es-ES_tradnl" w:eastAsia="es-ES_tradnl"/>
          <w14:ligatures w14:val="none"/>
        </w:rPr>
        <w:t xml:space="preserve">, consta en estatuto actualizado del Registro de Empresas y Sociedades, conforme a la Ley </w:t>
      </w:r>
      <w:r w:rsidR="00912E25" w:rsidRPr="005D1F48">
        <w:rPr>
          <w:rFonts w:ascii="Times New Roman" w:eastAsia="Times New Roman" w:hAnsi="Times New Roman" w:cs="Times New Roman"/>
          <w:kern w:val="0"/>
          <w:sz w:val="16"/>
          <w:szCs w:val="16"/>
          <w:lang w:val="es-ES_tradnl" w:eastAsia="es-ES_tradnl"/>
          <w14:ligatures w14:val="none"/>
        </w:rPr>
        <w:t>N</w:t>
      </w:r>
      <w:del w:id="10" w:author="Usuario" w:date="2025-04-01T11:33:00Z">
        <w:r w:rsidR="00912E25" w:rsidRPr="005D1F48" w:rsidDel="009B0599">
          <w:rPr>
            <w:rFonts w:ascii="Times New Roman" w:eastAsia="Times New Roman" w:hAnsi="Times New Roman" w:cs="Times New Roman"/>
            <w:kern w:val="0"/>
            <w:sz w:val="16"/>
            <w:szCs w:val="16"/>
            <w:lang w:val="es-ES_tradnl" w:eastAsia="es-ES_tradnl"/>
            <w14:ligatures w14:val="none"/>
          </w:rPr>
          <w:delText>.</w:delText>
        </w:r>
      </w:del>
      <w:r w:rsidR="00912E25" w:rsidRPr="005D1F48">
        <w:rPr>
          <w:rFonts w:ascii="Times New Roman" w:eastAsia="Times New Roman" w:hAnsi="Times New Roman" w:cs="Times New Roman"/>
          <w:kern w:val="0"/>
          <w:sz w:val="16"/>
          <w:szCs w:val="16"/>
          <w:lang w:val="es-ES_tradnl" w:eastAsia="es-ES_tradnl"/>
          <w14:ligatures w14:val="none"/>
        </w:rPr>
        <w:t>º</w:t>
      </w:r>
      <w:del w:id="11" w:author="Usuario" w:date="2025-04-01T11:33:00Z">
        <w:r w:rsidRPr="005D1F48" w:rsidDel="009B0599">
          <w:rPr>
            <w:rFonts w:ascii="Times New Roman" w:eastAsia="Times New Roman" w:hAnsi="Times New Roman" w:cs="Times New Roman"/>
            <w:kern w:val="0"/>
            <w:sz w:val="16"/>
            <w:szCs w:val="16"/>
            <w:lang w:val="es-ES_tradnl" w:eastAsia="es-ES_tradnl"/>
            <w14:ligatures w14:val="none"/>
          </w:rPr>
          <w:delText xml:space="preserve"> </w:delText>
        </w:r>
      </w:del>
      <w:r w:rsidRPr="005D1F48">
        <w:rPr>
          <w:rFonts w:ascii="Times New Roman" w:eastAsia="Times New Roman" w:hAnsi="Times New Roman" w:cs="Times New Roman"/>
          <w:kern w:val="0"/>
          <w:sz w:val="16"/>
          <w:szCs w:val="16"/>
          <w:lang w:val="es-ES_tradnl" w:eastAsia="es-ES_tradnl"/>
          <w14:ligatures w14:val="none"/>
        </w:rPr>
        <w:t>20.659.- del Ministerio de Economía</w:t>
      </w:r>
      <w:r w:rsidRPr="005D1F48">
        <w:rPr>
          <w:rFonts w:ascii="Times New Roman" w:eastAsia="Times New Roman" w:hAnsi="Times New Roman" w:cs="Times New Roman"/>
          <w:b/>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 xml:space="preserve">Fomento y Turismo, ante/en </w:t>
      </w:r>
      <w:hyperlink r:id="rId11" w:history="1">
        <w:r w:rsidR="005F2BF4" w:rsidRPr="00A622DA">
          <w:rPr>
            <w:rStyle w:val="Hipervnculo"/>
            <w:rFonts w:ascii="Times New Roman" w:eastAsia="Times New Roman" w:hAnsi="Times New Roman" w:cs="Times New Roman"/>
            <w:b/>
            <w:bCs/>
            <w:color w:val="0070C0"/>
            <w:kern w:val="0"/>
            <w:sz w:val="16"/>
            <w:szCs w:val="16"/>
            <w:lang w:val="es-ES_tradnl" w:eastAsia="es-ES_tradnl"/>
            <w14:ligatures w14:val="none"/>
          </w:rPr>
          <w:t>www.tuempresaenundia.cl</w:t>
        </w:r>
      </w:hyperlink>
      <w:r w:rsidR="00912E25">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6"/>
          <w:szCs w:val="16"/>
          <w:lang w:val="es-ES_tradnl" w:eastAsia="es-ES_tradnl"/>
          <w14:ligatures w14:val="none"/>
        </w:rPr>
        <w:t xml:space="preserve">con fecha 10 de </w:t>
      </w:r>
      <w:r w:rsidR="00912E25" w:rsidRPr="005D1F48">
        <w:rPr>
          <w:rFonts w:ascii="Times New Roman" w:eastAsia="Times New Roman" w:hAnsi="Times New Roman" w:cs="Times New Roman"/>
          <w:kern w:val="0"/>
          <w:sz w:val="16"/>
          <w:szCs w:val="16"/>
          <w:lang w:val="es-ES_tradnl" w:eastAsia="es-ES_tradnl"/>
          <w14:ligatures w14:val="none"/>
        </w:rPr>
        <w:t>agosto</w:t>
      </w:r>
      <w:r w:rsidRPr="005D1F48">
        <w:rPr>
          <w:rFonts w:ascii="Times New Roman" w:eastAsia="Times New Roman" w:hAnsi="Times New Roman" w:cs="Times New Roman"/>
          <w:kern w:val="0"/>
          <w:sz w:val="16"/>
          <w:szCs w:val="16"/>
          <w:lang w:val="es-ES_tradnl" w:eastAsia="es-ES_tradnl"/>
          <w14:ligatures w14:val="none"/>
        </w:rPr>
        <w:t xml:space="preserve"> de 2017. La Personería </w:t>
      </w:r>
      <w:r w:rsidRPr="00DF3632">
        <w:rPr>
          <w:rFonts w:ascii="Times New Roman" w:eastAsia="Times New Roman" w:hAnsi="Times New Roman" w:cs="Times New Roman"/>
          <w:kern w:val="0"/>
          <w:sz w:val="16"/>
          <w:szCs w:val="16"/>
          <w:lang w:val="es-ES_tradnl" w:eastAsia="es-ES_tradnl"/>
          <w14:ligatures w14:val="none"/>
        </w:rPr>
        <w:t xml:space="preserve">de Don </w:t>
      </w:r>
      <w:r w:rsidRPr="00DF3632">
        <w:rPr>
          <w:rFonts w:ascii="Times New Roman" w:eastAsia="Times New Roman" w:hAnsi="Times New Roman" w:cs="Times New Roman"/>
          <w:b/>
          <w:kern w:val="0"/>
          <w:sz w:val="16"/>
          <w:szCs w:val="16"/>
          <w:lang w:val="es-ES_tradnl" w:eastAsia="es-ES_tradnl"/>
          <w14:ligatures w14:val="none"/>
        </w:rPr>
        <w:fldChar w:fldCharType="begin"/>
      </w:r>
      <w:r w:rsidRPr="00DF3632">
        <w:rPr>
          <w:rFonts w:ascii="Times New Roman" w:eastAsia="Times New Roman" w:hAnsi="Times New Roman" w:cs="Times New Roman"/>
          <w:b/>
          <w:kern w:val="0"/>
          <w:sz w:val="16"/>
          <w:szCs w:val="16"/>
          <w:lang w:val="es-ES_tradnl" w:eastAsia="es-ES_tradnl"/>
          <w14:ligatures w14:val="none"/>
        </w:rPr>
        <w:instrText xml:space="preserve"> MERGEFIELD REPRESENTANTE_LEGAL </w:instrText>
      </w:r>
      <w:r w:rsidRPr="00DF3632">
        <w:rPr>
          <w:rFonts w:ascii="Times New Roman" w:eastAsia="Times New Roman" w:hAnsi="Times New Roman" w:cs="Times New Roman"/>
          <w:b/>
          <w:kern w:val="0"/>
          <w:sz w:val="16"/>
          <w:szCs w:val="16"/>
          <w:lang w:val="es-ES_tradnl" w:eastAsia="es-ES_tradnl"/>
          <w14:ligatures w14:val="none"/>
        </w:rPr>
        <w:fldChar w:fldCharType="separate"/>
      </w:r>
      <w:r w:rsidR="009559C7" w:rsidRPr="004A44A8">
        <w:rPr>
          <w:rFonts w:ascii="Times New Roman" w:eastAsia="Times New Roman" w:hAnsi="Times New Roman" w:cs="Times New Roman"/>
          <w:b/>
          <w:noProof/>
          <w:kern w:val="0"/>
          <w:sz w:val="16"/>
          <w:szCs w:val="16"/>
          <w:lang w:val="es-ES_tradnl" w:eastAsia="es-ES_tradnl"/>
          <w14:ligatures w14:val="none"/>
        </w:rPr>
        <w:t>OSCAR CONTRERAS BENAVIDES</w:t>
      </w:r>
      <w:r w:rsidRPr="00DF3632">
        <w:rPr>
          <w:rFonts w:ascii="Times New Roman" w:eastAsia="Times New Roman" w:hAnsi="Times New Roman" w:cs="Times New Roman"/>
          <w:b/>
          <w:kern w:val="0"/>
          <w:sz w:val="16"/>
          <w:szCs w:val="16"/>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 xml:space="preserve">para representar a </w:t>
      </w:r>
      <w:r w:rsidRPr="00DF3632">
        <w:rPr>
          <w:rFonts w:ascii="Times New Roman" w:eastAsia="Times New Roman" w:hAnsi="Times New Roman" w:cs="Times New Roman"/>
          <w:b/>
          <w:kern w:val="0"/>
          <w:sz w:val="16"/>
          <w:szCs w:val="16"/>
          <w:lang w:val="es-ES_tradnl" w:eastAsia="es-ES_tradnl"/>
          <w14:ligatures w14:val="none"/>
        </w:rPr>
        <w:fldChar w:fldCharType="begin"/>
      </w:r>
      <w:r w:rsidRPr="00DF3632">
        <w:rPr>
          <w:rFonts w:ascii="Times New Roman" w:eastAsia="Times New Roman" w:hAnsi="Times New Roman" w:cs="Times New Roman"/>
          <w:b/>
          <w:kern w:val="0"/>
          <w:sz w:val="16"/>
          <w:szCs w:val="16"/>
          <w:lang w:val="es-ES_tradnl" w:eastAsia="es-ES_tradnl"/>
          <w14:ligatures w14:val="none"/>
        </w:rPr>
        <w:instrText xml:space="preserve"> MERGEFIELD RAZON_SOCIAL </w:instrText>
      </w:r>
      <w:r w:rsidRPr="00DF3632">
        <w:rPr>
          <w:rFonts w:ascii="Times New Roman" w:eastAsia="Times New Roman" w:hAnsi="Times New Roman" w:cs="Times New Roman"/>
          <w:b/>
          <w:kern w:val="0"/>
          <w:sz w:val="16"/>
          <w:szCs w:val="16"/>
          <w:lang w:val="es-ES_tradnl" w:eastAsia="es-ES_tradnl"/>
          <w14:ligatures w14:val="none"/>
        </w:rPr>
        <w:fldChar w:fldCharType="separate"/>
      </w:r>
      <w:r w:rsidR="009559C7" w:rsidRPr="004A44A8">
        <w:rPr>
          <w:rFonts w:ascii="Times New Roman" w:eastAsia="Times New Roman" w:hAnsi="Times New Roman" w:cs="Times New Roman"/>
          <w:b/>
          <w:noProof/>
          <w:kern w:val="0"/>
          <w:sz w:val="16"/>
          <w:szCs w:val="16"/>
          <w:lang w:val="es-ES_tradnl" w:eastAsia="es-ES_tradnl"/>
          <w14:ligatures w14:val="none"/>
        </w:rPr>
        <w:t>ALTUS AND COMPANY CO. SPA</w:t>
      </w:r>
      <w:r w:rsidRPr="00DF3632">
        <w:rPr>
          <w:rFonts w:ascii="Times New Roman" w:eastAsia="Times New Roman" w:hAnsi="Times New Roman" w:cs="Times New Roman"/>
          <w:b/>
          <w:kern w:val="0"/>
          <w:sz w:val="16"/>
          <w:szCs w:val="16"/>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constan en escritura</w:t>
      </w:r>
      <w:r w:rsidR="001E2A45">
        <w:rPr>
          <w:rFonts w:ascii="Times New Roman" w:eastAsia="Times New Roman" w:hAnsi="Times New Roman" w:cs="Times New Roman"/>
          <w:kern w:val="0"/>
          <w:sz w:val="16"/>
          <w:szCs w:val="16"/>
          <w:lang w:val="es-ES_tradnl" w:eastAsia="es-ES_tradnl"/>
          <w14:ligatures w14:val="none"/>
        </w:rPr>
        <w:t xml:space="preserve"> </w:t>
      </w:r>
      <w:r w:rsidRPr="00DF3632">
        <w:rPr>
          <w:rFonts w:ascii="Times New Roman" w:eastAsia="Times New Roman" w:hAnsi="Times New Roman" w:cs="Times New Roman"/>
          <w:kern w:val="0"/>
          <w:sz w:val="16"/>
          <w:szCs w:val="16"/>
          <w:lang w:val="es-ES_tradnl" w:eastAsia="es-ES_tradnl"/>
          <w14:ligatures w14:val="none"/>
        </w:rPr>
        <w:t xml:space="preserve">pública/estatuto actualizado de fecha </w:t>
      </w:r>
      <w:r w:rsidRPr="00DF3632">
        <w:rPr>
          <w:rFonts w:ascii="Times New Roman" w:eastAsia="Times New Roman" w:hAnsi="Times New Roman" w:cs="Times New Roman"/>
          <w:b/>
          <w:kern w:val="0"/>
          <w:sz w:val="16"/>
          <w:szCs w:val="16"/>
          <w:lang w:val="es-ES_tradnl" w:eastAsia="es-ES_tradnl"/>
          <w14:ligatures w14:val="none"/>
        </w:rPr>
        <w:fldChar w:fldCharType="begin"/>
      </w:r>
      <w:r w:rsidRPr="00DF3632">
        <w:rPr>
          <w:rFonts w:ascii="Times New Roman" w:eastAsia="Times New Roman" w:hAnsi="Times New Roman" w:cs="Times New Roman"/>
          <w:b/>
          <w:kern w:val="0"/>
          <w:sz w:val="16"/>
          <w:szCs w:val="16"/>
          <w:lang w:val="es-ES_tradnl" w:eastAsia="es-ES_tradnl"/>
          <w14:ligatures w14:val="none"/>
        </w:rPr>
        <w:instrText xml:space="preserve"> MERGEFIELD FECHA_ESCRITURAESTATUTO_ACTUALIZADO </w:instrText>
      </w:r>
      <w:r w:rsidRPr="00DF3632">
        <w:rPr>
          <w:rFonts w:ascii="Times New Roman" w:eastAsia="Times New Roman" w:hAnsi="Times New Roman" w:cs="Times New Roman"/>
          <w:b/>
          <w:kern w:val="0"/>
          <w:sz w:val="16"/>
          <w:szCs w:val="16"/>
          <w:lang w:val="es-ES_tradnl" w:eastAsia="es-ES_tradnl"/>
          <w14:ligatures w14:val="none"/>
        </w:rPr>
        <w:fldChar w:fldCharType="separate"/>
      </w:r>
      <w:r w:rsidR="009559C7" w:rsidRPr="004A44A8">
        <w:rPr>
          <w:rFonts w:ascii="Times New Roman" w:eastAsia="Times New Roman" w:hAnsi="Times New Roman" w:cs="Times New Roman"/>
          <w:b/>
          <w:noProof/>
          <w:kern w:val="0"/>
          <w:sz w:val="16"/>
          <w:szCs w:val="16"/>
          <w:lang w:val="es-ES_tradnl" w:eastAsia="es-ES_tradnl"/>
          <w14:ligatures w14:val="none"/>
        </w:rPr>
        <w:t>02 de octubre de 2026</w:t>
      </w:r>
      <w:r w:rsidRPr="00DF3632">
        <w:rPr>
          <w:rFonts w:ascii="Times New Roman" w:eastAsia="Times New Roman" w:hAnsi="Times New Roman" w:cs="Times New Roman"/>
          <w:b/>
          <w:kern w:val="0"/>
          <w:sz w:val="16"/>
          <w:szCs w:val="16"/>
          <w:lang w:val="es-ES_tradnl" w:eastAsia="es-ES_tradnl"/>
          <w14:ligatures w14:val="none"/>
        </w:rPr>
        <w:fldChar w:fldCharType="end"/>
      </w:r>
      <w:r w:rsidRPr="00DF3632">
        <w:rPr>
          <w:rFonts w:ascii="Times New Roman" w:eastAsia="Times New Roman" w:hAnsi="Times New Roman" w:cs="Times New Roman"/>
          <w:b/>
          <w:kern w:val="0"/>
          <w:sz w:val="16"/>
          <w:szCs w:val="16"/>
          <w:lang w:val="es-ES_tradnl" w:eastAsia="es-ES_tradnl"/>
          <w14:ligatures w14:val="none"/>
        </w:rPr>
        <w:t xml:space="preserve"> </w:t>
      </w:r>
      <w:r w:rsidR="00A76EEA" w:rsidRPr="00DF3632">
        <w:rPr>
          <w:rFonts w:ascii="Times New Roman" w:eastAsia="Times New Roman" w:hAnsi="Times New Roman" w:cs="Times New Roman"/>
          <w:bCs/>
          <w:kern w:val="0"/>
          <w:sz w:val="16"/>
          <w:szCs w:val="16"/>
          <w:lang w:val="es-ES_tradnl" w:eastAsia="es-ES_tradnl"/>
          <w14:ligatures w14:val="none"/>
        </w:rPr>
        <w:t>en el/</w:t>
      </w:r>
      <w:r w:rsidRPr="00DF3632">
        <w:rPr>
          <w:rFonts w:ascii="Times New Roman" w:eastAsia="Times New Roman" w:hAnsi="Times New Roman" w:cs="Times New Roman"/>
          <w:kern w:val="0"/>
          <w:sz w:val="16"/>
          <w:szCs w:val="16"/>
          <w:lang w:val="es-ES_tradnl" w:eastAsia="es-ES_tradnl"/>
          <w14:ligatures w14:val="none"/>
        </w:rPr>
        <w:t>ante sitio</w:t>
      </w:r>
      <w:r w:rsidR="00A76EEA" w:rsidRPr="00DF3632">
        <w:rPr>
          <w:rFonts w:ascii="Times New Roman" w:eastAsia="Times New Roman" w:hAnsi="Times New Roman" w:cs="Times New Roman"/>
          <w:kern w:val="0"/>
          <w:sz w:val="16"/>
          <w:szCs w:val="16"/>
          <w:lang w:val="es-ES_tradnl" w:eastAsia="es-ES_tradnl"/>
          <w14:ligatures w14:val="none"/>
        </w:rPr>
        <w:t>/notaría</w:t>
      </w:r>
      <w:r w:rsidR="00D06239" w:rsidRPr="00DF3632">
        <w:rPr>
          <w:rFonts w:ascii="Times New Roman" w:eastAsia="Times New Roman" w:hAnsi="Times New Roman" w:cs="Times New Roman"/>
          <w:color w:val="0070C0"/>
          <w:kern w:val="0"/>
          <w:sz w:val="16"/>
          <w:szCs w:val="16"/>
          <w:lang w:val="es-ES_tradnl" w:eastAsia="es-ES_tradnl"/>
          <w14:ligatures w14:val="none"/>
        </w:rPr>
        <w:t xml:space="preserve"> </w:t>
      </w:r>
      <w:r w:rsidR="00D06239" w:rsidRPr="00DF3632">
        <w:rPr>
          <w:rFonts w:ascii="Times New Roman" w:eastAsia="Times New Roman" w:hAnsi="Times New Roman" w:cs="Times New Roman"/>
          <w:b/>
          <w:bCs/>
          <w:color w:val="0070C0"/>
          <w:kern w:val="0"/>
          <w:sz w:val="16"/>
          <w:szCs w:val="16"/>
          <w:u w:val="single"/>
          <w:lang w:val="es-ES_tradnl" w:eastAsia="es-ES_tradnl"/>
          <w14:ligatures w14:val="none"/>
        </w:rPr>
        <w:fldChar w:fldCharType="begin"/>
      </w:r>
      <w:r w:rsidR="00D06239" w:rsidRPr="00DF3632">
        <w:rPr>
          <w:rFonts w:ascii="Times New Roman" w:eastAsia="Times New Roman" w:hAnsi="Times New Roman" w:cs="Times New Roman"/>
          <w:b/>
          <w:bCs/>
          <w:color w:val="0070C0"/>
          <w:kern w:val="0"/>
          <w:sz w:val="16"/>
          <w:szCs w:val="16"/>
          <w:u w:val="single"/>
          <w:lang w:val="es-ES_tradnl" w:eastAsia="es-ES_tradnl"/>
          <w14:ligatures w14:val="none"/>
        </w:rPr>
        <w:instrText xml:space="preserve"> MERGEFIELD "SITIONOTARÍA" </w:instrText>
      </w:r>
      <w:r w:rsidR="00D06239" w:rsidRPr="00DF3632">
        <w:rPr>
          <w:rFonts w:ascii="Times New Roman" w:eastAsia="Times New Roman" w:hAnsi="Times New Roman" w:cs="Times New Roman"/>
          <w:b/>
          <w:bCs/>
          <w:color w:val="0070C0"/>
          <w:kern w:val="0"/>
          <w:sz w:val="16"/>
          <w:szCs w:val="16"/>
          <w:u w:val="single"/>
          <w:lang w:val="es-ES_tradnl" w:eastAsia="es-ES_tradnl"/>
          <w14:ligatures w14:val="none"/>
        </w:rPr>
        <w:fldChar w:fldCharType="separate"/>
      </w:r>
      <w:r w:rsidR="009559C7" w:rsidRPr="004A44A8">
        <w:rPr>
          <w:rFonts w:ascii="Times New Roman" w:eastAsia="Times New Roman" w:hAnsi="Times New Roman" w:cs="Times New Roman"/>
          <w:b/>
          <w:bCs/>
          <w:noProof/>
          <w:color w:val="0070C0"/>
          <w:kern w:val="0"/>
          <w:sz w:val="16"/>
          <w:szCs w:val="16"/>
          <w:u w:val="single"/>
          <w:lang w:val="es-ES_tradnl" w:eastAsia="es-ES_tradnl"/>
          <w14:ligatures w14:val="none"/>
        </w:rPr>
        <w:t>WWW.TUEMPRESAENUNDIA.CL</w:t>
      </w:r>
      <w:r w:rsidR="00D06239" w:rsidRPr="00DF3632">
        <w:rPr>
          <w:rFonts w:ascii="Times New Roman" w:eastAsia="Times New Roman" w:hAnsi="Times New Roman" w:cs="Times New Roman"/>
          <w:b/>
          <w:bCs/>
          <w:color w:val="0070C0"/>
          <w:kern w:val="0"/>
          <w:sz w:val="16"/>
          <w:szCs w:val="16"/>
          <w:u w:val="single"/>
          <w:lang w:val="es-ES_tradnl" w:eastAsia="es-ES_tradnl"/>
          <w14:ligatures w14:val="none"/>
        </w:rPr>
        <w:fldChar w:fldCharType="end"/>
      </w:r>
      <w:r w:rsidR="005F2BF4" w:rsidRPr="00DF3632">
        <w:rPr>
          <w:rFonts w:ascii="Times New Roman" w:eastAsia="Times New Roman" w:hAnsi="Times New Roman" w:cs="Times New Roman"/>
          <w:b/>
          <w:bCs/>
          <w:color w:val="00B0F0"/>
          <w:kern w:val="0"/>
          <w:sz w:val="16"/>
          <w:szCs w:val="16"/>
          <w:u w:val="single"/>
          <w:lang w:val="es-ES_tradnl" w:eastAsia="es-ES_tradnl"/>
          <w14:ligatures w14:val="none"/>
        </w:rPr>
        <w:t xml:space="preserve"> </w:t>
      </w:r>
      <w:r w:rsidR="00FB4AF2" w:rsidRPr="00DF3632">
        <w:rPr>
          <w:rFonts w:ascii="Times New Roman" w:eastAsia="Times New Roman" w:hAnsi="Times New Roman" w:cs="Times New Roman"/>
          <w:b/>
          <w:bCs/>
          <w:kern w:val="0"/>
          <w:sz w:val="16"/>
          <w:szCs w:val="16"/>
          <w:lang w:val="es-ES_tradnl" w:eastAsia="es-ES_tradnl"/>
          <w14:ligatures w14:val="none"/>
        </w:rPr>
        <w:t>.</w:t>
      </w:r>
      <w:r w:rsidR="00FB4AF2">
        <w:rPr>
          <w:rFonts w:ascii="Times New Roman" w:eastAsia="Times New Roman" w:hAnsi="Times New Roman" w:cs="Times New Roman"/>
          <w:kern w:val="0"/>
          <w:sz w:val="16"/>
          <w:szCs w:val="16"/>
          <w:lang w:val="es-ES_tradnl" w:eastAsia="es-ES_tradnl"/>
          <w14:ligatures w14:val="none"/>
        </w:rPr>
        <w:t xml:space="preserve"> </w:t>
      </w:r>
      <w:r w:rsidRPr="005D1F48">
        <w:rPr>
          <w:rFonts w:ascii="Times New Roman" w:eastAsia="Times New Roman" w:hAnsi="Times New Roman" w:cs="Times New Roman"/>
          <w:kern w:val="0"/>
          <w:sz w:val="17"/>
          <w:szCs w:val="17"/>
          <w:lang w:val="es-ES_tradnl" w:eastAsia="es-ES_tradnl"/>
          <w14:ligatures w14:val="none"/>
        </w:rPr>
        <w:t>El presente contrato es firmado mediante Firma Electrónica Avanzada, conforme a la ley N</w:t>
      </w:r>
      <w:r w:rsidR="009B0599">
        <w:rPr>
          <w:rFonts w:ascii="Times New Roman" w:eastAsia="Times New Roman" w:hAnsi="Times New Roman" w:cs="Times New Roman"/>
          <w:kern w:val="0"/>
          <w:sz w:val="17"/>
          <w:szCs w:val="17"/>
          <w:lang w:val="es-ES_tradnl" w:eastAsia="es-ES_tradnl"/>
          <w14:ligatures w14:val="none"/>
        </w:rPr>
        <w:t>°</w:t>
      </w:r>
      <w:r w:rsidRPr="005D1F48">
        <w:rPr>
          <w:rFonts w:ascii="Times New Roman" w:eastAsia="Times New Roman" w:hAnsi="Times New Roman" w:cs="Times New Roman"/>
          <w:kern w:val="0"/>
          <w:sz w:val="17"/>
          <w:szCs w:val="17"/>
          <w:lang w:val="es-ES_tradnl" w:eastAsia="es-ES_tradnl"/>
          <w14:ligatures w14:val="none"/>
        </w:rPr>
        <w:t>19.799 sobre documentos</w:t>
      </w:r>
      <w:r w:rsidR="001E2A45">
        <w:rPr>
          <w:rFonts w:ascii="Times New Roman" w:eastAsia="Times New Roman" w:hAnsi="Times New Roman" w:cs="Times New Roman"/>
          <w:kern w:val="0"/>
          <w:sz w:val="17"/>
          <w:szCs w:val="17"/>
          <w:lang w:val="es-ES_tradnl" w:eastAsia="es-ES_tradnl"/>
          <w14:ligatures w14:val="none"/>
        </w:rPr>
        <w:t xml:space="preserve"> </w:t>
      </w:r>
      <w:r w:rsidR="002C0616">
        <w:rPr>
          <w:rFonts w:ascii="Times New Roman" w:eastAsia="Times New Roman" w:hAnsi="Times New Roman" w:cs="Times New Roman"/>
          <w:kern w:val="0"/>
          <w:sz w:val="17"/>
          <w:szCs w:val="17"/>
          <w:lang w:val="es-ES_tradnl" w:eastAsia="es-ES_tradnl"/>
          <w14:ligatures w14:val="none"/>
        </w:rPr>
        <w:t xml:space="preserve">y </w:t>
      </w:r>
      <w:r w:rsidRPr="005D1F48">
        <w:rPr>
          <w:rFonts w:ascii="Times New Roman" w:eastAsia="Times New Roman" w:hAnsi="Times New Roman" w:cs="Times New Roman"/>
          <w:kern w:val="0"/>
          <w:sz w:val="17"/>
          <w:szCs w:val="17"/>
          <w:lang w:val="es-ES_tradnl" w:eastAsia="es-ES_tradnl"/>
          <w14:ligatures w14:val="none"/>
        </w:rPr>
        <w:t>firma</w:t>
      </w:r>
      <w:r w:rsidR="00A76EEA">
        <w:rPr>
          <w:rFonts w:ascii="Times New Roman" w:eastAsia="Times New Roman" w:hAnsi="Times New Roman" w:cs="Times New Roman"/>
          <w:kern w:val="0"/>
          <w:sz w:val="17"/>
          <w:szCs w:val="17"/>
          <w:lang w:val="es-ES_tradnl" w:eastAsia="es-ES_tradnl"/>
          <w14:ligatures w14:val="none"/>
        </w:rPr>
        <w:t>s</w:t>
      </w:r>
      <w:r w:rsidRPr="005D1F48">
        <w:rPr>
          <w:rFonts w:ascii="Times New Roman" w:eastAsia="Times New Roman" w:hAnsi="Times New Roman" w:cs="Times New Roman"/>
          <w:kern w:val="0"/>
          <w:sz w:val="17"/>
          <w:szCs w:val="17"/>
          <w:lang w:val="es-ES_tradnl" w:eastAsia="es-ES_tradnl"/>
          <w14:ligatures w14:val="none"/>
        </w:rPr>
        <w:t xml:space="preserve"> </w:t>
      </w:r>
      <w:r w:rsidR="005302F0">
        <w:rPr>
          <w:rFonts w:ascii="Times New Roman" w:eastAsia="Times New Roman" w:hAnsi="Times New Roman" w:cs="Times New Roman"/>
          <w:kern w:val="0"/>
          <w:sz w:val="17"/>
          <w:szCs w:val="17"/>
          <w:lang w:val="es-ES_tradnl" w:eastAsia="es-ES_tradnl"/>
          <w14:ligatures w14:val="none"/>
        </w:rPr>
        <w:t>e</w:t>
      </w:r>
      <w:r w:rsidRPr="005D1F48">
        <w:rPr>
          <w:rFonts w:ascii="Times New Roman" w:eastAsia="Times New Roman" w:hAnsi="Times New Roman" w:cs="Times New Roman"/>
          <w:kern w:val="0"/>
          <w:sz w:val="17"/>
          <w:szCs w:val="17"/>
          <w:lang w:val="es-ES_tradnl" w:eastAsia="es-ES_tradnl"/>
          <w14:ligatures w14:val="none"/>
        </w:rPr>
        <w:t>lectrónica</w:t>
      </w:r>
      <w:r w:rsidR="00A76EEA">
        <w:rPr>
          <w:rFonts w:ascii="Times New Roman" w:eastAsia="Times New Roman" w:hAnsi="Times New Roman" w:cs="Times New Roman"/>
          <w:kern w:val="0"/>
          <w:sz w:val="17"/>
          <w:szCs w:val="17"/>
          <w:lang w:val="es-ES_tradnl" w:eastAsia="es-ES_tradnl"/>
          <w14:ligatures w14:val="none"/>
        </w:rPr>
        <w:t>s y empresas certificadoras de firmas electrónicas</w:t>
      </w:r>
      <w:bookmarkEnd w:id="0"/>
      <w:bookmarkEnd w:id="1"/>
    </w:p>
    <w:p w14:paraId="455EC185" w14:textId="77777777" w:rsidR="005D1F48" w:rsidRPr="005D1F48" w:rsidRDefault="005D1F48" w:rsidP="00BF71B2">
      <w:pPr>
        <w:shd w:val="clear" w:color="auto" w:fill="FFFFFF"/>
        <w:spacing w:after="0" w:line="245" w:lineRule="exact"/>
        <w:jc w:val="center"/>
        <w:rPr>
          <w:rFonts w:ascii="Times New Roman" w:eastAsia="Times New Roman" w:hAnsi="Times New Roman" w:cs="Times New Roman"/>
          <w:b/>
          <w:bCs/>
          <w:spacing w:val="5"/>
          <w:kern w:val="0"/>
          <w:u w:val="single"/>
          <w:lang w:val="es-ES" w:eastAsia="es-ES_tradnl"/>
          <w14:ligatures w14:val="none"/>
        </w:rPr>
      </w:pPr>
      <w:bookmarkStart w:id="12" w:name="_Hlk173178727"/>
      <w:bookmarkEnd w:id="2"/>
      <w:r w:rsidRPr="005D1F48">
        <w:rPr>
          <w:rFonts w:ascii="Times New Roman" w:eastAsia="Times New Roman" w:hAnsi="Times New Roman" w:cs="Times New Roman"/>
          <w:b/>
          <w:bCs/>
          <w:spacing w:val="5"/>
          <w:kern w:val="0"/>
          <w:u w:val="single"/>
          <w:lang w:val="es-ES" w:eastAsia="es-ES_tradnl"/>
          <w14:ligatures w14:val="none"/>
        </w:rPr>
        <w:lastRenderedPageBreak/>
        <w:t>ANEXO 1</w:t>
      </w:r>
    </w:p>
    <w:p w14:paraId="5F32E3E1" w14:textId="77777777" w:rsidR="005D1F48" w:rsidRPr="005D1F48" w:rsidRDefault="005D1F48" w:rsidP="005D1F48">
      <w:pPr>
        <w:shd w:val="clear" w:color="auto" w:fill="FFFFFF"/>
        <w:spacing w:after="0" w:line="245" w:lineRule="exact"/>
        <w:jc w:val="center"/>
        <w:rPr>
          <w:rFonts w:ascii="Times New Roman" w:eastAsia="Times New Roman" w:hAnsi="Times New Roman" w:cs="Times New Roman"/>
          <w:b/>
          <w:bCs/>
          <w:spacing w:val="5"/>
          <w:kern w:val="0"/>
          <w:lang w:val="es-ES" w:eastAsia="es-ES_tradnl"/>
          <w14:ligatures w14:val="none"/>
        </w:rPr>
      </w:pPr>
    </w:p>
    <w:p w14:paraId="1623F924" w14:textId="77777777" w:rsidR="005D1F48" w:rsidRPr="005D1F48" w:rsidRDefault="005D1F48" w:rsidP="005D1F48">
      <w:pPr>
        <w:shd w:val="clear" w:color="auto" w:fill="FFFFFF"/>
        <w:spacing w:after="0" w:line="245" w:lineRule="exact"/>
        <w:jc w:val="center"/>
        <w:rPr>
          <w:rFonts w:ascii="Times New Roman" w:eastAsia="Times New Roman" w:hAnsi="Times New Roman" w:cs="Times New Roman"/>
          <w:b/>
          <w:bCs/>
          <w:spacing w:val="5"/>
          <w:kern w:val="0"/>
          <w:sz w:val="20"/>
          <w:szCs w:val="20"/>
          <w:lang w:val="es-ES" w:eastAsia="es-ES_tradnl"/>
          <w14:ligatures w14:val="none"/>
        </w:rPr>
      </w:pPr>
    </w:p>
    <w:p w14:paraId="7D19A1EE" w14:textId="548AA102" w:rsidR="005D1F48" w:rsidRPr="005D1F48" w:rsidRDefault="005D1F48" w:rsidP="005D1F48">
      <w:pPr>
        <w:shd w:val="clear" w:color="auto" w:fill="FFFFFF"/>
        <w:spacing w:after="0" w:line="245" w:lineRule="exact"/>
        <w:jc w:val="center"/>
        <w:rPr>
          <w:rFonts w:ascii="Times New Roman" w:eastAsia="Times New Roman" w:hAnsi="Times New Roman" w:cs="Times New Roman"/>
          <w:b/>
          <w:bCs/>
          <w:spacing w:val="1"/>
          <w:kern w:val="0"/>
          <w:sz w:val="20"/>
          <w:szCs w:val="20"/>
          <w:lang w:val="es-ES_tradnl" w:eastAsia="es-ES_tradnl"/>
          <w14:ligatures w14:val="none"/>
        </w:rPr>
      </w:pPr>
      <w:r w:rsidRPr="005D1F48">
        <w:rPr>
          <w:rFonts w:ascii="Times New Roman" w:eastAsia="Times New Roman" w:hAnsi="Times New Roman" w:cs="Times New Roman"/>
          <w:b/>
          <w:bCs/>
          <w:spacing w:val="1"/>
          <w:kern w:val="0"/>
          <w:lang w:val="es-ES_tradnl" w:eastAsia="es-ES_tradnl"/>
          <w14:ligatures w14:val="none"/>
        </w:rPr>
        <w:t>SERVICIO(S) ASOCIADO(S) AL CONTRATO DE SERVICIOS Nro.</w:t>
      </w:r>
      <w:r w:rsidRPr="005D1F48">
        <w:rPr>
          <w:rFonts w:ascii="Times New Roman" w:eastAsia="Times New Roman" w:hAnsi="Times New Roman" w:cs="Times New Roman"/>
          <w:b/>
          <w:bCs/>
          <w:spacing w:val="1"/>
          <w:kern w:val="0"/>
          <w:sz w:val="20"/>
          <w:szCs w:val="20"/>
          <w:lang w:val="es-ES_tradnl" w:eastAsia="es-ES_tradnl"/>
          <w14:ligatures w14:val="none"/>
        </w:rPr>
        <w:t xml:space="preserve">: </w:t>
      </w:r>
      <w:r w:rsidRPr="005D1F48">
        <w:rPr>
          <w:rFonts w:ascii="Times New Roman" w:eastAsia="Times New Roman" w:hAnsi="Times New Roman" w:cs="Times New Roman"/>
          <w:b/>
          <w:bCs/>
          <w:spacing w:val="1"/>
          <w:kern w:val="0"/>
          <w:lang w:val="es-ES_tradnl" w:eastAsia="es-ES_tradnl"/>
          <w14:ligatures w14:val="none"/>
        </w:rPr>
        <w:fldChar w:fldCharType="begin"/>
      </w:r>
      <w:r w:rsidRPr="005D1F48">
        <w:rPr>
          <w:rFonts w:ascii="Times New Roman" w:eastAsia="Times New Roman" w:hAnsi="Times New Roman" w:cs="Times New Roman"/>
          <w:b/>
          <w:bCs/>
          <w:spacing w:val="1"/>
          <w:kern w:val="0"/>
          <w:lang w:val="es-ES_tradnl" w:eastAsia="es-ES_tradnl"/>
          <w14:ligatures w14:val="none"/>
        </w:rPr>
        <w:instrText xml:space="preserve"> MERGEFIELD FOLIO </w:instrText>
      </w:r>
      <w:r w:rsidRPr="005D1F48">
        <w:rPr>
          <w:rFonts w:ascii="Times New Roman" w:eastAsia="Times New Roman" w:hAnsi="Times New Roman" w:cs="Times New Roman"/>
          <w:b/>
          <w:bCs/>
          <w:spacing w:val="1"/>
          <w:kern w:val="0"/>
          <w:lang w:val="es-ES_tradnl" w:eastAsia="es-ES_tradnl"/>
          <w14:ligatures w14:val="none"/>
        </w:rPr>
        <w:fldChar w:fldCharType="separate"/>
      </w:r>
      <w:r w:rsidR="009559C7" w:rsidRPr="004A44A8">
        <w:rPr>
          <w:rFonts w:ascii="Times New Roman" w:eastAsia="Times New Roman" w:hAnsi="Times New Roman" w:cs="Times New Roman"/>
          <w:b/>
          <w:bCs/>
          <w:noProof/>
          <w:spacing w:val="1"/>
          <w:kern w:val="0"/>
          <w:lang w:val="es-ES_tradnl" w:eastAsia="es-ES_tradnl"/>
          <w14:ligatures w14:val="none"/>
        </w:rPr>
        <w:t>LF-0152-2026</w:t>
      </w:r>
      <w:r w:rsidRPr="005D1F48">
        <w:rPr>
          <w:rFonts w:ascii="Times New Roman" w:eastAsia="Times New Roman" w:hAnsi="Times New Roman" w:cs="Times New Roman"/>
          <w:b/>
          <w:bCs/>
          <w:spacing w:val="1"/>
          <w:kern w:val="0"/>
          <w:lang w:val="es-ES_tradnl" w:eastAsia="es-ES_tradnl"/>
          <w14:ligatures w14:val="none"/>
        </w:rPr>
        <w:fldChar w:fldCharType="end"/>
      </w:r>
    </w:p>
    <w:p w14:paraId="7A2909C6" w14:textId="77777777" w:rsidR="005D1F48" w:rsidRPr="00900033" w:rsidRDefault="005D1F48" w:rsidP="005D1F48">
      <w:pPr>
        <w:shd w:val="clear" w:color="auto" w:fill="FFFFFF"/>
        <w:spacing w:after="0" w:line="245" w:lineRule="exact"/>
        <w:ind w:left="1440" w:right="1152"/>
        <w:jc w:val="center"/>
        <w:rPr>
          <w:rFonts w:ascii="Times New Roman" w:eastAsia="Times New Roman" w:hAnsi="Times New Roman" w:cs="Times New Roman"/>
          <w:b/>
          <w:bCs/>
          <w:spacing w:val="1"/>
          <w:kern w:val="0"/>
          <w:sz w:val="20"/>
          <w:szCs w:val="20"/>
          <w:shd w:val="pct15" w:color="auto" w:fill="FFFFFF"/>
          <w:lang w:val="es-ES_tradnl" w:eastAsia="es-ES_tradnl"/>
          <w14:ligatures w14:val="none"/>
        </w:rPr>
      </w:pPr>
    </w:p>
    <w:tbl>
      <w:tblPr>
        <w:tblStyle w:val="Tablaconcuadrcula"/>
        <w:tblW w:w="0" w:type="auto"/>
        <w:tblLook w:val="04A0" w:firstRow="1" w:lastRow="0" w:firstColumn="1" w:lastColumn="0" w:noHBand="0" w:noVBand="1"/>
      </w:tblPr>
      <w:tblGrid>
        <w:gridCol w:w="2689"/>
        <w:gridCol w:w="6236"/>
      </w:tblGrid>
      <w:tr w:rsidR="00305829" w:rsidRPr="00900033" w14:paraId="6943C49A" w14:textId="77777777" w:rsidTr="00305829">
        <w:trPr>
          <w:trHeight w:val="256"/>
        </w:trPr>
        <w:tc>
          <w:tcPr>
            <w:tcW w:w="2689" w:type="dxa"/>
          </w:tcPr>
          <w:p w14:paraId="3CE79B14" w14:textId="40223552" w:rsidR="00305829" w:rsidRPr="00900033" w:rsidRDefault="00305829" w:rsidP="005D1F48">
            <w:pPr>
              <w:spacing w:line="245" w:lineRule="exact"/>
              <w:ind w:right="50"/>
              <w:jc w:val="center"/>
              <w:rPr>
                <w:rFonts w:ascii="Times New Roman" w:eastAsia="Times New Roman" w:hAnsi="Times New Roman" w:cs="Times New Roman"/>
                <w:b/>
                <w:bCs/>
                <w:spacing w:val="1"/>
                <w:kern w:val="0"/>
                <w:sz w:val="20"/>
                <w:szCs w:val="20"/>
                <w:shd w:val="pct15" w:color="auto" w:fill="FFFFFF"/>
                <w:lang w:val="es-ES_tradnl" w:eastAsia="es-ES_tradnl"/>
                <w14:ligatures w14:val="none"/>
              </w:rPr>
            </w:pPr>
            <w:r w:rsidRPr="00900033">
              <w:rPr>
                <w:rFonts w:ascii="Times New Roman" w:eastAsia="Times New Roman" w:hAnsi="Times New Roman" w:cs="Times New Roman"/>
                <w:b/>
                <w:bCs/>
                <w:spacing w:val="1"/>
                <w:kern w:val="0"/>
                <w:sz w:val="20"/>
                <w:szCs w:val="20"/>
                <w:shd w:val="pct15" w:color="auto" w:fill="FFFFFF"/>
                <w:lang w:val="es-ES_tradnl" w:eastAsia="es-ES_tradnl"/>
                <w14:ligatures w14:val="none"/>
              </w:rPr>
              <w:t>SERVICIO</w:t>
            </w:r>
          </w:p>
        </w:tc>
        <w:tc>
          <w:tcPr>
            <w:tcW w:w="6236" w:type="dxa"/>
          </w:tcPr>
          <w:p w14:paraId="1C351D51" w14:textId="739C1FA6" w:rsidR="00305829" w:rsidRPr="00900033" w:rsidRDefault="00305829" w:rsidP="005D1F48">
            <w:pPr>
              <w:spacing w:line="245" w:lineRule="exact"/>
              <w:ind w:right="50"/>
              <w:jc w:val="center"/>
              <w:rPr>
                <w:rFonts w:ascii="Times New Roman" w:eastAsia="Times New Roman" w:hAnsi="Times New Roman" w:cs="Times New Roman"/>
                <w:b/>
                <w:bCs/>
                <w:spacing w:val="1"/>
                <w:kern w:val="0"/>
                <w:sz w:val="20"/>
                <w:szCs w:val="20"/>
                <w:shd w:val="pct15" w:color="auto" w:fill="FFFFFF"/>
                <w:lang w:val="es-ES_tradnl" w:eastAsia="es-ES_tradnl"/>
                <w14:ligatures w14:val="none"/>
              </w:rPr>
            </w:pPr>
            <w:r>
              <w:rPr>
                <w:rFonts w:ascii="Times New Roman" w:eastAsia="Times New Roman" w:hAnsi="Times New Roman" w:cs="Times New Roman"/>
                <w:b/>
                <w:bCs/>
                <w:spacing w:val="1"/>
                <w:kern w:val="0"/>
                <w:sz w:val="20"/>
                <w:szCs w:val="20"/>
                <w:shd w:val="pct15" w:color="auto" w:fill="FFFFFF"/>
                <w:lang w:val="es-ES_tradnl" w:eastAsia="es-ES_tradnl"/>
                <w14:ligatures w14:val="none"/>
              </w:rPr>
              <w:t xml:space="preserve">CONTENIDO </w:t>
            </w:r>
          </w:p>
        </w:tc>
      </w:tr>
      <w:tr w:rsidR="00305829" w14:paraId="73A84E06" w14:textId="77777777" w:rsidTr="00554C78">
        <w:trPr>
          <w:trHeight w:val="712"/>
        </w:trPr>
        <w:tc>
          <w:tcPr>
            <w:tcW w:w="2689" w:type="dxa"/>
          </w:tcPr>
          <w:p w14:paraId="67DA4779" w14:textId="0899536D" w:rsidR="00305829" w:rsidRPr="00900033"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"SERVICIO_1" </w:instrText>
            </w:r>
            <w:r>
              <w:rPr>
                <w:rFonts w:ascii="Times New Roman" w:eastAsia="Times New Roman" w:hAnsi="Times New Roman" w:cs="Times New Roman"/>
                <w:i/>
                <w:iCs/>
                <w:spacing w:val="1"/>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spacing w:val="1"/>
                <w:kern w:val="0"/>
                <w:sz w:val="16"/>
                <w:szCs w:val="16"/>
                <w:lang w:val="es-ES_tradnl" w:eastAsia="es-ES_tradnl"/>
                <w14:ligatures w14:val="none"/>
              </w:rPr>
              <w:t>CREACION DE EMPRESAS</w:t>
            </w:r>
            <w:r>
              <w:rPr>
                <w:rFonts w:ascii="Times New Roman" w:eastAsia="Times New Roman" w:hAnsi="Times New Roman" w:cs="Times New Roman"/>
                <w:i/>
                <w:iCs/>
                <w:spacing w:val="1"/>
                <w:kern w:val="0"/>
                <w:sz w:val="16"/>
                <w:szCs w:val="16"/>
                <w:lang w:val="es-ES_tradnl" w:eastAsia="es-ES_tradnl"/>
                <w14:ligatures w14:val="none"/>
              </w:rPr>
              <w:fldChar w:fldCharType="end"/>
            </w:r>
            <w:r w:rsidRPr="00900033">
              <w:rPr>
                <w:rFonts w:ascii="Times New Roman" w:eastAsia="Times New Roman" w:hAnsi="Times New Roman" w:cs="Times New Roman"/>
                <w:i/>
                <w:iCs/>
                <w:spacing w:val="1"/>
                <w:kern w:val="0"/>
                <w:sz w:val="16"/>
                <w:szCs w:val="16"/>
                <w:lang w:val="es-ES_tradnl" w:eastAsia="es-ES_tradnl"/>
                <w14:ligatures w14:val="none"/>
              </w:rPr>
              <w:t xml:space="preserve"> </w:t>
            </w:r>
          </w:p>
        </w:tc>
        <w:tc>
          <w:tcPr>
            <w:tcW w:w="6236" w:type="dxa"/>
          </w:tcPr>
          <w:p w14:paraId="3BF4CCA4" w14:textId="79AED2DD" w:rsidR="00305829" w:rsidRPr="00900033" w:rsidRDefault="00305829" w:rsidP="000D7C9D">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"DESCRIPCIÓN_Ss_1" </w:instrText>
            </w:r>
            <w:r>
              <w:rPr>
                <w:rFonts w:ascii="Times New Roman" w:eastAsia="Times New Roman" w:hAnsi="Times New Roman" w:cs="Times New Roman"/>
                <w:i/>
                <w:iCs/>
                <w:spacing w:val="1"/>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spacing w:val="1"/>
                <w:kern w:val="0"/>
                <w:sz w:val="16"/>
                <w:szCs w:val="16"/>
                <w:lang w:val="es-ES_tradnl" w:eastAsia="es-ES_tradnl"/>
                <w14:ligatures w14:val="none"/>
              </w:rPr>
              <w:t>*Constitución empresa en un día, hasta 3 socios  *Obtención de rut  *Domicilio tributario x 3 meses  * Inicio de actividad ante el SII  *Inscripción factura electrónica  * Gestión conjunta solicitud cuenta emprendedor BancoEstado</w:t>
            </w:r>
            <w:r>
              <w:rPr>
                <w:rFonts w:ascii="Times New Roman" w:eastAsia="Times New Roman" w:hAnsi="Times New Roman" w:cs="Times New Roman"/>
                <w:i/>
                <w:iCs/>
                <w:spacing w:val="1"/>
                <w:kern w:val="0"/>
                <w:sz w:val="16"/>
                <w:szCs w:val="16"/>
                <w:lang w:val="es-ES_tradnl" w:eastAsia="es-ES_tradnl"/>
                <w14:ligatures w14:val="none"/>
              </w:rPr>
              <w:fldChar w:fldCharType="end"/>
            </w:r>
          </w:p>
        </w:tc>
      </w:tr>
      <w:tr w:rsidR="00305829" w14:paraId="1B8196FD" w14:textId="77777777" w:rsidTr="00554C78">
        <w:trPr>
          <w:trHeight w:val="735"/>
        </w:trPr>
        <w:tc>
          <w:tcPr>
            <w:tcW w:w="2689" w:type="dxa"/>
          </w:tcPr>
          <w:p w14:paraId="1AC63292" w14:textId="58B7A267" w:rsidR="00305829" w:rsidRPr="00900033"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"SERVICIO_2" </w:instrText>
            </w:r>
            <w:r>
              <w:rPr>
                <w:rFonts w:ascii="Times New Roman" w:eastAsia="Times New Roman" w:hAnsi="Times New Roman" w:cs="Times New Roman"/>
                <w:i/>
                <w:iCs/>
                <w:spacing w:val="1"/>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spacing w:val="1"/>
                <w:kern w:val="0"/>
                <w:sz w:val="16"/>
                <w:szCs w:val="16"/>
                <w:lang w:val="es-ES_tradnl" w:eastAsia="es-ES_tradnl"/>
                <w14:ligatures w14:val="none"/>
              </w:rPr>
              <w:t>DOMICILIO TRIBUTARIO</w:t>
            </w:r>
            <w:r>
              <w:rPr>
                <w:rFonts w:ascii="Times New Roman" w:eastAsia="Times New Roman" w:hAnsi="Times New Roman" w:cs="Times New Roman"/>
                <w:i/>
                <w:iCs/>
                <w:spacing w:val="1"/>
                <w:kern w:val="0"/>
                <w:sz w:val="16"/>
                <w:szCs w:val="16"/>
                <w:lang w:val="es-ES_tradnl" w:eastAsia="es-ES_tradnl"/>
                <w14:ligatures w14:val="none"/>
              </w:rPr>
              <w:fldChar w:fldCharType="end"/>
            </w:r>
          </w:p>
        </w:tc>
        <w:tc>
          <w:tcPr>
            <w:tcW w:w="6236" w:type="dxa"/>
          </w:tcPr>
          <w:p w14:paraId="408EBE37" w14:textId="30ADBF1E" w:rsidR="00305829" w:rsidRPr="00900033"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"DESCRIPCIÓN_Ss_2" </w:instrText>
            </w:r>
            <w:r>
              <w:rPr>
                <w:rFonts w:ascii="Times New Roman" w:eastAsia="Times New Roman" w:hAnsi="Times New Roman" w:cs="Times New Roman"/>
                <w:i/>
                <w:iCs/>
                <w:spacing w:val="1"/>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spacing w:val="1"/>
                <w:kern w:val="0"/>
                <w:sz w:val="16"/>
                <w:szCs w:val="16"/>
                <w:lang w:val="es-ES_tradnl" w:eastAsia="es-ES_tradnl"/>
                <w14:ligatures w14:val="none"/>
              </w:rPr>
              <w:t>*Domicilio. Tributario, postal y comercial *Recepción de correspondencia fiscal *Escaneo de 1 página diaria de correspondencia fiscal no acumulable, sin costo *Uso 1 hora semanal de estación de trabajo *Inicio de actividades</w:t>
            </w:r>
            <w:r>
              <w:rPr>
                <w:rFonts w:ascii="Times New Roman" w:eastAsia="Times New Roman" w:hAnsi="Times New Roman" w:cs="Times New Roman"/>
                <w:i/>
                <w:iCs/>
                <w:spacing w:val="1"/>
                <w:kern w:val="0"/>
                <w:sz w:val="16"/>
                <w:szCs w:val="16"/>
                <w:lang w:val="es-ES_tradnl" w:eastAsia="es-ES_tradnl"/>
                <w14:ligatures w14:val="none"/>
              </w:rPr>
              <w:fldChar w:fldCharType="end"/>
            </w:r>
            <w:r>
              <w:rPr>
                <w:rFonts w:ascii="Times New Roman" w:eastAsia="Times New Roman" w:hAnsi="Times New Roman" w:cs="Times New Roman"/>
                <w:i/>
                <w:iCs/>
                <w:spacing w:val="1"/>
                <w:kern w:val="0"/>
                <w:sz w:val="16"/>
                <w:szCs w:val="16"/>
                <w:lang w:val="es-ES_tradnl" w:eastAsia="es-ES_tradnl"/>
                <w14:ligatures w14:val="none"/>
              </w:rPr>
              <w:t xml:space="preserve"> </w:t>
            </w:r>
          </w:p>
        </w:tc>
      </w:tr>
      <w:tr w:rsidR="00305829" w14:paraId="74C3BA46" w14:textId="77777777" w:rsidTr="00554C78">
        <w:trPr>
          <w:trHeight w:val="675"/>
        </w:trPr>
        <w:tc>
          <w:tcPr>
            <w:tcW w:w="2689" w:type="dxa"/>
          </w:tcPr>
          <w:p w14:paraId="679602BA" w14:textId="162EE1D1" w:rsidR="00305829"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"SERVICIO_3" </w:instrText>
            </w:r>
            <w:r>
              <w:rPr>
                <w:rFonts w:ascii="Times New Roman" w:eastAsia="Times New Roman" w:hAnsi="Times New Roman" w:cs="Times New Roman"/>
                <w:i/>
                <w:iCs/>
                <w:spacing w:val="1"/>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spacing w:val="1"/>
                <w:kern w:val="0"/>
                <w:sz w:val="16"/>
                <w:szCs w:val="16"/>
                <w:lang w:val="es-ES_tradnl" w:eastAsia="es-ES_tradnl"/>
                <w14:ligatures w14:val="none"/>
              </w:rPr>
              <w:t>WEB MAIL + DOMINIO</w:t>
            </w:r>
            <w:r>
              <w:rPr>
                <w:rFonts w:ascii="Times New Roman" w:eastAsia="Times New Roman" w:hAnsi="Times New Roman" w:cs="Times New Roman"/>
                <w:i/>
                <w:iCs/>
                <w:spacing w:val="1"/>
                <w:kern w:val="0"/>
                <w:sz w:val="16"/>
                <w:szCs w:val="16"/>
                <w:lang w:val="es-ES_tradnl" w:eastAsia="es-ES_tradnl"/>
                <w14:ligatures w14:val="none"/>
              </w:rPr>
              <w:fldChar w:fldCharType="end"/>
            </w:r>
          </w:p>
        </w:tc>
        <w:tc>
          <w:tcPr>
            <w:tcW w:w="6236" w:type="dxa"/>
          </w:tcPr>
          <w:p w14:paraId="00F390C9" w14:textId="0F9E9DA5" w:rsidR="00305829" w:rsidRDefault="00305829" w:rsidP="005D1F48">
            <w:pPr>
              <w:spacing w:line="245" w:lineRule="exact"/>
              <w:ind w:right="50"/>
              <w:jc w:val="center"/>
              <w:rPr>
                <w:rFonts w:ascii="Times New Roman" w:eastAsia="Times New Roman" w:hAnsi="Times New Roman" w:cs="Times New Roman"/>
                <w:i/>
                <w:iCs/>
                <w:spacing w:val="1"/>
                <w:kern w:val="0"/>
                <w:sz w:val="16"/>
                <w:szCs w:val="16"/>
                <w:lang w:val="es-ES_tradnl" w:eastAsia="es-ES_tradnl"/>
                <w14:ligatures w14:val="none"/>
              </w:rPr>
            </w:pPr>
            <w:r>
              <w:rPr>
                <w:rFonts w:ascii="Times New Roman" w:eastAsia="Times New Roman" w:hAnsi="Times New Roman" w:cs="Times New Roman"/>
                <w:i/>
                <w:iCs/>
                <w:spacing w:val="1"/>
                <w:kern w:val="0"/>
                <w:sz w:val="16"/>
                <w:szCs w:val="16"/>
                <w:lang w:val="es-ES_tradnl" w:eastAsia="es-ES_tradnl"/>
                <w14:ligatures w14:val="none"/>
              </w:rPr>
              <w:fldChar w:fldCharType="begin"/>
            </w:r>
            <w:r>
              <w:rPr>
                <w:rFonts w:ascii="Times New Roman" w:eastAsia="Times New Roman" w:hAnsi="Times New Roman" w:cs="Times New Roman"/>
                <w:i/>
                <w:iCs/>
                <w:spacing w:val="1"/>
                <w:kern w:val="0"/>
                <w:sz w:val="16"/>
                <w:szCs w:val="16"/>
                <w:lang w:val="es-ES_tradnl" w:eastAsia="es-ES_tradnl"/>
                <w14:ligatures w14:val="none"/>
              </w:rPr>
              <w:instrText xml:space="preserve"> MERGEFIELD "DESCRIPCIÓN_Ss_3" </w:instrText>
            </w:r>
            <w:r>
              <w:rPr>
                <w:rFonts w:ascii="Times New Roman" w:eastAsia="Times New Roman" w:hAnsi="Times New Roman" w:cs="Times New Roman"/>
                <w:i/>
                <w:iCs/>
                <w:spacing w:val="1"/>
                <w:kern w:val="0"/>
                <w:sz w:val="16"/>
                <w:szCs w:val="16"/>
                <w:lang w:val="es-ES_tradnl" w:eastAsia="es-ES_tradnl"/>
                <w14:ligatures w14:val="none"/>
              </w:rPr>
              <w:fldChar w:fldCharType="separate"/>
            </w:r>
            <w:r w:rsidR="009559C7" w:rsidRPr="004A44A8">
              <w:rPr>
                <w:rFonts w:ascii="Times New Roman" w:eastAsia="Times New Roman" w:hAnsi="Times New Roman" w:cs="Times New Roman"/>
                <w:i/>
                <w:iCs/>
                <w:noProof/>
                <w:spacing w:val="1"/>
                <w:kern w:val="0"/>
                <w:sz w:val="16"/>
                <w:szCs w:val="16"/>
                <w:lang w:val="es-ES_tradnl" w:eastAsia="es-ES_tradnl"/>
                <w14:ligatures w14:val="none"/>
              </w:rPr>
              <w:t>*Servicio web mail corporativo 1 GB + dominio x 1 año</w:t>
            </w:r>
            <w:r>
              <w:rPr>
                <w:rFonts w:ascii="Times New Roman" w:eastAsia="Times New Roman" w:hAnsi="Times New Roman" w:cs="Times New Roman"/>
                <w:i/>
                <w:iCs/>
                <w:spacing w:val="1"/>
                <w:kern w:val="0"/>
                <w:sz w:val="16"/>
                <w:szCs w:val="16"/>
                <w:lang w:val="es-ES_tradnl" w:eastAsia="es-ES_tradnl"/>
                <w14:ligatures w14:val="none"/>
              </w:rPr>
              <w:fldChar w:fldCharType="end"/>
            </w:r>
          </w:p>
        </w:tc>
      </w:tr>
    </w:tbl>
    <w:p w14:paraId="5F9BE4F8" w14:textId="77777777" w:rsidR="00900033" w:rsidRPr="005D1F48" w:rsidRDefault="00900033" w:rsidP="005D1F48">
      <w:pPr>
        <w:shd w:val="clear" w:color="auto" w:fill="FFFFFF"/>
        <w:spacing w:after="0" w:line="245" w:lineRule="exact"/>
        <w:ind w:right="50"/>
        <w:jc w:val="center"/>
        <w:rPr>
          <w:rFonts w:ascii="Times New Roman" w:eastAsia="Times New Roman" w:hAnsi="Times New Roman" w:cs="Times New Roman"/>
          <w:b/>
          <w:bCs/>
          <w:spacing w:val="1"/>
          <w:kern w:val="0"/>
          <w:sz w:val="20"/>
          <w:szCs w:val="20"/>
          <w:lang w:val="es-ES_tradnl" w:eastAsia="es-ES_tradnl"/>
          <w14:ligatures w14:val="none"/>
        </w:rPr>
      </w:pPr>
    </w:p>
    <w:p w14:paraId="7D4610B7" w14:textId="77777777" w:rsidR="005D1F48" w:rsidRPr="005D1F48" w:rsidRDefault="005D1F48" w:rsidP="005D1F48">
      <w:pPr>
        <w:shd w:val="clear" w:color="auto" w:fill="FFFFFF"/>
        <w:tabs>
          <w:tab w:val="left" w:pos="1901"/>
        </w:tabs>
        <w:spacing w:after="0" w:line="278" w:lineRule="exact"/>
        <w:jc w:val="center"/>
        <w:rPr>
          <w:rFonts w:ascii="Times New Roman" w:eastAsia="Times New Roman" w:hAnsi="Times New Roman" w:cs="Times New Roman"/>
          <w:b/>
          <w:bCs/>
          <w:spacing w:val="2"/>
          <w:kern w:val="0"/>
          <w:lang w:val="es-ES_tradnl" w:eastAsia="es-ES_tradnl"/>
          <w14:ligatures w14:val="none"/>
        </w:rPr>
      </w:pPr>
      <w:r w:rsidRPr="005D1F48">
        <w:rPr>
          <w:rFonts w:ascii="Times New Roman" w:eastAsia="Times New Roman" w:hAnsi="Times New Roman" w:cs="Times New Roman"/>
          <w:b/>
          <w:bCs/>
          <w:spacing w:val="2"/>
          <w:kern w:val="0"/>
          <w:lang w:val="es-ES_tradnl" w:eastAsia="es-ES_tradnl"/>
          <w14:ligatures w14:val="none"/>
        </w:rPr>
        <w:t>SERVICIOS DE CARGO COMPLEMENTARIO:</w:t>
      </w:r>
    </w:p>
    <w:p w14:paraId="03FC4754" w14:textId="77777777" w:rsidR="005D1F48" w:rsidRPr="005D1F48" w:rsidRDefault="005D1F48" w:rsidP="005D1F48">
      <w:pPr>
        <w:shd w:val="clear" w:color="auto" w:fill="FFFFFF"/>
        <w:tabs>
          <w:tab w:val="left" w:pos="1901"/>
        </w:tabs>
        <w:spacing w:after="0" w:line="278" w:lineRule="exact"/>
        <w:jc w:val="center"/>
        <w:rPr>
          <w:rFonts w:ascii="Times New Roman" w:eastAsia="Times New Roman" w:hAnsi="Times New Roman" w:cs="Times New Roman"/>
          <w:b/>
          <w:bCs/>
          <w:spacing w:val="2"/>
          <w:kern w:val="0"/>
          <w:lang w:val="es-ES_tradnl" w:eastAsia="es-ES_tradnl"/>
          <w14:ligatures w14:val="none"/>
        </w:rPr>
      </w:pPr>
    </w:p>
    <w:tbl>
      <w:tblPr>
        <w:tblpPr w:leftFromText="141" w:rightFromText="141" w:vertAnchor="text" w:horzAnchor="margin" w:tblpXSpec="center" w:tblpY="4"/>
        <w:tblW w:w="9103" w:type="dxa"/>
        <w:tblCellMar>
          <w:left w:w="40" w:type="dxa"/>
          <w:right w:w="40" w:type="dxa"/>
        </w:tblCellMar>
        <w:tblLook w:val="04A0" w:firstRow="1" w:lastRow="0" w:firstColumn="1" w:lastColumn="0" w:noHBand="0" w:noVBand="1"/>
      </w:tblPr>
      <w:tblGrid>
        <w:gridCol w:w="7069"/>
        <w:gridCol w:w="2034"/>
      </w:tblGrid>
      <w:tr w:rsidR="005D1F48" w:rsidRPr="005D1F48" w14:paraId="6390178B" w14:textId="77777777" w:rsidTr="00E12838">
        <w:trPr>
          <w:trHeight w:hRule="exact" w:val="327"/>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04904F6" w14:textId="18B6985C" w:rsidR="005D1F48" w:rsidRPr="005D1F48" w:rsidRDefault="005D1F48" w:rsidP="005D1F48">
            <w:pPr>
              <w:shd w:val="clear" w:color="auto" w:fill="FFFFFF"/>
              <w:spacing w:after="0" w:line="240" w:lineRule="auto"/>
              <w:jc w:val="center"/>
              <w:rPr>
                <w:rFonts w:ascii="Times New Roman" w:eastAsia="Times New Roman" w:hAnsi="Times New Roman" w:cs="Times New Roman"/>
                <w:b/>
                <w:kern w:val="0"/>
                <w:sz w:val="20"/>
                <w:szCs w:val="20"/>
                <w:lang w:val="es-ES_tradnl" w:eastAsia="es-ES_tradnl"/>
                <w14:ligatures w14:val="none"/>
              </w:rPr>
            </w:pPr>
            <w:r w:rsidRPr="005D1F48">
              <w:rPr>
                <w:rFonts w:ascii="Times New Roman" w:eastAsia="Times New Roman" w:hAnsi="Times New Roman" w:cs="Times New Roman"/>
                <w:b/>
                <w:spacing w:val="-4"/>
                <w:kern w:val="0"/>
                <w:sz w:val="20"/>
                <w:szCs w:val="20"/>
                <w:lang w:val="es-ES_tradnl" w:eastAsia="es-ES_tradnl"/>
                <w14:ligatures w14:val="none"/>
              </w:rPr>
              <w:t>SERVICIO</w:t>
            </w:r>
            <w:r w:rsidR="007059C0">
              <w:rPr>
                <w:rFonts w:ascii="Times New Roman" w:eastAsia="Times New Roman" w:hAnsi="Times New Roman" w:cs="Times New Roman"/>
                <w:b/>
                <w:spacing w:val="-4"/>
                <w:kern w:val="0"/>
                <w:sz w:val="20"/>
                <w:szCs w:val="20"/>
                <w:lang w:val="es-ES_tradnl" w:eastAsia="es-ES_tradnl"/>
                <w14:ligatures w14:val="none"/>
              </w:rPr>
              <w:t>S</w:t>
            </w:r>
            <w:r w:rsidRPr="005D1F48">
              <w:rPr>
                <w:rFonts w:ascii="Times New Roman" w:eastAsia="Times New Roman" w:hAnsi="Times New Roman" w:cs="Times New Roman"/>
                <w:b/>
                <w:spacing w:val="-4"/>
                <w:kern w:val="0"/>
                <w:sz w:val="20"/>
                <w:szCs w:val="20"/>
                <w:lang w:val="es-ES_tradnl" w:eastAsia="es-ES_tradnl"/>
                <w14:ligatures w14:val="none"/>
              </w:rPr>
              <w:t xml:space="preserve"> ADICIONAL</w:t>
            </w:r>
            <w:r w:rsidR="007059C0">
              <w:rPr>
                <w:rFonts w:ascii="Times New Roman" w:eastAsia="Times New Roman" w:hAnsi="Times New Roman" w:cs="Times New Roman"/>
                <w:b/>
                <w:spacing w:val="-4"/>
                <w:kern w:val="0"/>
                <w:sz w:val="20"/>
                <w:szCs w:val="20"/>
                <w:lang w:val="es-ES_tradnl" w:eastAsia="es-ES_tradnl"/>
                <w14:ligatures w14:val="none"/>
              </w:rPr>
              <w:t>ES</w:t>
            </w:r>
            <w:r w:rsidRPr="005D1F48">
              <w:rPr>
                <w:rFonts w:ascii="Times New Roman" w:eastAsia="Times New Roman" w:hAnsi="Times New Roman" w:cs="Times New Roman"/>
                <w:b/>
                <w:spacing w:val="-4"/>
                <w:kern w:val="0"/>
                <w:sz w:val="20"/>
                <w:szCs w:val="20"/>
                <w:lang w:val="es-ES_tradnl" w:eastAsia="es-ES_tradnl"/>
                <w14:ligatures w14:val="none"/>
              </w:rPr>
              <w:t xml:space="preserve"> COMPLEMENTARIO</w:t>
            </w:r>
            <w:r w:rsidR="007059C0">
              <w:rPr>
                <w:rFonts w:ascii="Times New Roman" w:eastAsia="Times New Roman" w:hAnsi="Times New Roman" w:cs="Times New Roman"/>
                <w:b/>
                <w:spacing w:val="-4"/>
                <w:kern w:val="0"/>
                <w:sz w:val="20"/>
                <w:szCs w:val="20"/>
                <w:lang w:val="es-ES_tradnl" w:eastAsia="es-ES_tradnl"/>
                <w14:ligatures w14:val="none"/>
              </w:rPr>
              <w:t>S</w:t>
            </w:r>
          </w:p>
        </w:tc>
        <w:tc>
          <w:tcPr>
            <w:tcW w:w="2034" w:type="dxa"/>
            <w:tcBorders>
              <w:top w:val="single" w:sz="6" w:space="0" w:color="auto"/>
              <w:left w:val="single" w:sz="6" w:space="0" w:color="auto"/>
              <w:bottom w:val="single" w:sz="6" w:space="0" w:color="auto"/>
              <w:right w:val="single" w:sz="6" w:space="0" w:color="auto"/>
            </w:tcBorders>
            <w:shd w:val="clear" w:color="auto" w:fill="FFFFFF"/>
            <w:vAlign w:val="center"/>
          </w:tcPr>
          <w:p w14:paraId="0C5001A0" w14:textId="77777777" w:rsidR="005D1F48" w:rsidRPr="005D1F48" w:rsidRDefault="005D1F48" w:rsidP="005D1F48">
            <w:pPr>
              <w:shd w:val="clear" w:color="auto" w:fill="FFFFFF"/>
              <w:spacing w:after="0" w:line="240" w:lineRule="auto"/>
              <w:jc w:val="center"/>
              <w:rPr>
                <w:rFonts w:ascii="Times New Roman" w:eastAsia="Times New Roman" w:hAnsi="Times New Roman" w:cs="Times New Roman"/>
                <w:b/>
                <w:kern w:val="0"/>
                <w:lang w:val="es-ES_tradnl" w:eastAsia="es-ES_tradnl"/>
                <w14:ligatures w14:val="none"/>
              </w:rPr>
            </w:pPr>
            <w:r w:rsidRPr="005D1F48">
              <w:rPr>
                <w:rFonts w:ascii="Times New Roman" w:eastAsia="Times New Roman" w:hAnsi="Times New Roman" w:cs="Times New Roman"/>
                <w:b/>
                <w:kern w:val="0"/>
                <w:lang w:val="es-ES_tradnl" w:eastAsia="es-ES_tradnl"/>
                <w14:ligatures w14:val="none"/>
              </w:rPr>
              <w:t>Precio Unitario</w:t>
            </w:r>
          </w:p>
          <w:p w14:paraId="745B09B3" w14:textId="77777777" w:rsidR="005D1F48" w:rsidRPr="005D1F48" w:rsidRDefault="005D1F48" w:rsidP="005D1F48">
            <w:pPr>
              <w:shd w:val="clear" w:color="auto" w:fill="FFFFFF"/>
              <w:spacing w:after="0" w:line="240" w:lineRule="auto"/>
              <w:jc w:val="center"/>
              <w:rPr>
                <w:rFonts w:ascii="Times New Roman" w:eastAsia="Times New Roman" w:hAnsi="Times New Roman" w:cs="Times New Roman"/>
                <w:b/>
                <w:kern w:val="0"/>
                <w:sz w:val="20"/>
                <w:szCs w:val="20"/>
                <w:lang w:val="es-ES_tradnl" w:eastAsia="es-ES_tradnl"/>
                <w14:ligatures w14:val="none"/>
              </w:rPr>
            </w:pPr>
          </w:p>
        </w:tc>
      </w:tr>
      <w:tr w:rsidR="005D1F48" w:rsidRPr="005D1F48" w14:paraId="087828F5" w14:textId="77777777" w:rsidTr="0064474A">
        <w:trPr>
          <w:trHeight w:hRule="exact" w:val="542"/>
        </w:trPr>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30A247BD" w14:textId="61C39A58" w:rsidR="005D1F48" w:rsidRPr="005D1F48" w:rsidRDefault="005D1F48" w:rsidP="00E12838">
            <w:pPr>
              <w:shd w:val="clear" w:color="auto" w:fill="FFFFFF"/>
              <w:spacing w:after="0" w:line="240" w:lineRule="auto"/>
              <w:rPr>
                <w:rFonts w:ascii="Times New Roman" w:eastAsia="Times New Roman" w:hAnsi="Times New Roman" w:cs="Times New Roman"/>
                <w:kern w:val="0"/>
                <w:lang w:val="es-ES_tradnl" w:eastAsia="es-ES_tradnl"/>
                <w14:ligatures w14:val="none"/>
              </w:rPr>
            </w:pPr>
            <w:r w:rsidRPr="00554C78">
              <w:rPr>
                <w:rFonts w:ascii="Times New Roman" w:eastAsia="Times New Roman" w:hAnsi="Times New Roman" w:cs="Times New Roman"/>
                <w:b/>
                <w:bCs/>
                <w:spacing w:val="-1"/>
                <w:kern w:val="0"/>
                <w:sz w:val="20"/>
                <w:szCs w:val="20"/>
                <w:lang w:val="es-ES_tradnl" w:eastAsia="es-ES_tradnl"/>
                <w14:ligatures w14:val="none"/>
              </w:rPr>
              <w:t>FIRMA ELECTRÓNICA AVANZADA</w:t>
            </w:r>
            <w:r w:rsidR="007D292F"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7059C0"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715D0E"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7059C0" w:rsidRPr="00554C78">
              <w:rPr>
                <w:rFonts w:ascii="Times New Roman" w:eastAsia="Times New Roman" w:hAnsi="Times New Roman" w:cs="Times New Roman"/>
                <w:b/>
                <w:bCs/>
                <w:spacing w:val="-1"/>
                <w:kern w:val="0"/>
                <w:sz w:val="20"/>
                <w:szCs w:val="20"/>
                <w:lang w:val="es-ES_tradnl" w:eastAsia="es-ES_tradnl"/>
                <w14:ligatures w14:val="none"/>
              </w:rPr>
              <w:t xml:space="preserve">    </w:t>
            </w:r>
            <w:r w:rsidR="002C0616" w:rsidRPr="005A482E">
              <w:rPr>
                <w:rFonts w:ascii="Times New Roman" w:eastAsia="Times New Roman" w:hAnsi="Times New Roman" w:cs="Times New Roman"/>
                <w:i/>
                <w:iCs/>
                <w:spacing w:val="-1"/>
                <w:kern w:val="0"/>
                <w:sz w:val="18"/>
                <w:szCs w:val="18"/>
                <w:lang w:val="es-ES_tradnl" w:eastAsia="es-ES_tradnl"/>
                <w14:ligatures w14:val="none"/>
              </w:rPr>
              <w:t xml:space="preserve"> Autentificado con Clave Única y </w:t>
            </w:r>
            <w:r w:rsidR="00554C78">
              <w:rPr>
                <w:rFonts w:ascii="Times New Roman" w:eastAsia="Times New Roman" w:hAnsi="Times New Roman" w:cs="Times New Roman"/>
                <w:i/>
                <w:iCs/>
                <w:spacing w:val="-1"/>
                <w:kern w:val="0"/>
                <w:sz w:val="18"/>
                <w:szCs w:val="18"/>
                <w:lang w:val="es-ES_tradnl" w:eastAsia="es-ES_tradnl"/>
                <w14:ligatures w14:val="none"/>
              </w:rPr>
              <w:t>R</w:t>
            </w:r>
            <w:r w:rsidR="002C0616" w:rsidRPr="005A482E">
              <w:rPr>
                <w:rFonts w:ascii="Times New Roman" w:eastAsia="Times New Roman" w:hAnsi="Times New Roman" w:cs="Times New Roman"/>
                <w:i/>
                <w:iCs/>
                <w:spacing w:val="-1"/>
                <w:kern w:val="0"/>
                <w:sz w:val="18"/>
                <w:szCs w:val="18"/>
                <w:lang w:val="es-ES_tradnl" w:eastAsia="es-ES_tradnl"/>
                <w14:ligatures w14:val="none"/>
              </w:rPr>
              <w:t xml:space="preserve">ed de </w:t>
            </w:r>
            <w:r w:rsidR="00554C78">
              <w:rPr>
                <w:rFonts w:ascii="Times New Roman" w:eastAsia="Times New Roman" w:hAnsi="Times New Roman" w:cs="Times New Roman"/>
                <w:i/>
                <w:iCs/>
                <w:spacing w:val="-1"/>
                <w:kern w:val="0"/>
                <w:sz w:val="18"/>
                <w:szCs w:val="18"/>
                <w:lang w:val="es-ES_tradnl" w:eastAsia="es-ES_tradnl"/>
                <w14:ligatures w14:val="none"/>
              </w:rPr>
              <w:t>N</w:t>
            </w:r>
            <w:r w:rsidR="002C0616" w:rsidRPr="005A482E">
              <w:rPr>
                <w:rFonts w:ascii="Times New Roman" w:eastAsia="Times New Roman" w:hAnsi="Times New Roman" w:cs="Times New Roman"/>
                <w:i/>
                <w:iCs/>
                <w:spacing w:val="-1"/>
                <w:kern w:val="0"/>
                <w:sz w:val="18"/>
                <w:szCs w:val="18"/>
                <w:lang w:val="es-ES_tradnl" w:eastAsia="es-ES_tradnl"/>
                <w14:ligatures w14:val="none"/>
              </w:rPr>
              <w:t>otarios digitales</w:t>
            </w:r>
            <w:r w:rsidR="007D292F">
              <w:rPr>
                <w:rFonts w:ascii="Times New Roman" w:eastAsia="Times New Roman" w:hAnsi="Times New Roman" w:cs="Times New Roman"/>
                <w:i/>
                <w:iCs/>
                <w:spacing w:val="-1"/>
                <w:kern w:val="0"/>
                <w:sz w:val="18"/>
                <w:szCs w:val="18"/>
                <w:lang w:val="es-ES_tradnl" w:eastAsia="es-ES_tradnl"/>
                <w14:ligatures w14:val="none"/>
              </w:rPr>
              <w:t>.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hideMark/>
          </w:tcPr>
          <w:p w14:paraId="5CF18D10" w14:textId="77777777" w:rsidR="00554C78" w:rsidRDefault="00554C7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p>
          <w:p w14:paraId="5CA6DCF9" w14:textId="69C8E3C9"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sidRPr="005D1F48">
              <w:rPr>
                <w:rFonts w:ascii="Times New Roman" w:eastAsia="Times New Roman" w:hAnsi="Times New Roman" w:cs="Times New Roman"/>
                <w:kern w:val="0"/>
                <w:lang w:val="es-ES_tradnl" w:eastAsia="es-ES_tradnl"/>
                <w14:ligatures w14:val="none"/>
              </w:rPr>
              <w:t>$</w:t>
            </w:r>
            <w:r w:rsidR="00D539A2">
              <w:rPr>
                <w:rFonts w:ascii="Times New Roman" w:eastAsia="Times New Roman" w:hAnsi="Times New Roman" w:cs="Times New Roman"/>
                <w:kern w:val="0"/>
                <w:lang w:val="es-ES_tradnl" w:eastAsia="es-ES_tradnl"/>
                <w14:ligatures w14:val="none"/>
              </w:rPr>
              <w:t>5</w:t>
            </w:r>
            <w:r w:rsidRPr="005D1F48">
              <w:rPr>
                <w:rFonts w:ascii="Times New Roman" w:eastAsia="Times New Roman" w:hAnsi="Times New Roman" w:cs="Times New Roman"/>
                <w:kern w:val="0"/>
                <w:lang w:val="es-ES_tradnl" w:eastAsia="es-ES_tradnl"/>
                <w14:ligatures w14:val="none"/>
              </w:rPr>
              <w:t>.900</w:t>
            </w:r>
          </w:p>
        </w:tc>
      </w:tr>
      <w:tr w:rsidR="005D1F48" w:rsidRPr="005D1F48" w14:paraId="5D4891A0" w14:textId="77777777" w:rsidTr="0064474A">
        <w:trPr>
          <w:trHeight w:hRule="exact" w:val="566"/>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04C7F315" w14:textId="4EEC886B" w:rsidR="005D1F48" w:rsidRPr="005D1F48" w:rsidRDefault="007059C0" w:rsidP="005D1F48">
            <w:pPr>
              <w:shd w:val="clear" w:color="auto" w:fill="FFFFFF"/>
              <w:spacing w:after="0" w:line="240" w:lineRule="auto"/>
              <w:rPr>
                <w:rFonts w:ascii="Times New Roman" w:eastAsia="Times New Roman" w:hAnsi="Times New Roman" w:cs="Times New Roman"/>
                <w:kern w:val="0"/>
                <w:lang w:val="es-ES_tradnl" w:eastAsia="es-ES_tradnl"/>
                <w14:ligatures w14:val="none"/>
              </w:rPr>
            </w:pPr>
            <w:r w:rsidRPr="00715D0E">
              <w:rPr>
                <w:rFonts w:ascii="Times New Roman" w:eastAsia="Times New Roman" w:hAnsi="Times New Roman" w:cs="Times New Roman"/>
                <w:b/>
                <w:bCs/>
                <w:kern w:val="0"/>
                <w:sz w:val="20"/>
                <w:szCs w:val="20"/>
                <w:lang w:val="es-ES_tradnl" w:eastAsia="es-ES_tradnl"/>
                <w14:ligatures w14:val="none"/>
              </w:rPr>
              <w:t>B</w:t>
            </w:r>
            <w:r w:rsidR="00715D0E" w:rsidRPr="00715D0E">
              <w:rPr>
                <w:rFonts w:ascii="Times New Roman" w:eastAsia="Times New Roman" w:hAnsi="Times New Roman" w:cs="Times New Roman"/>
                <w:b/>
                <w:bCs/>
                <w:kern w:val="0"/>
                <w:sz w:val="20"/>
                <w:szCs w:val="20"/>
                <w:lang w:val="es-ES_tradnl" w:eastAsia="es-ES_tradnl"/>
                <w14:ligatures w14:val="none"/>
              </w:rPr>
              <w:t>OLSA DE</w:t>
            </w:r>
            <w:r w:rsidRPr="00715D0E">
              <w:rPr>
                <w:rFonts w:ascii="Times New Roman" w:eastAsia="Times New Roman" w:hAnsi="Times New Roman" w:cs="Times New Roman"/>
                <w:b/>
                <w:bCs/>
                <w:kern w:val="0"/>
                <w:sz w:val="20"/>
                <w:szCs w:val="20"/>
                <w:lang w:val="es-ES_tradnl" w:eastAsia="es-ES_tradnl"/>
                <w14:ligatures w14:val="none"/>
              </w:rPr>
              <w:t xml:space="preserve"> 10 </w:t>
            </w:r>
            <w:r w:rsidR="00715D0E" w:rsidRPr="00715D0E">
              <w:rPr>
                <w:rFonts w:ascii="Times New Roman" w:eastAsia="Times New Roman" w:hAnsi="Times New Roman" w:cs="Times New Roman"/>
                <w:b/>
                <w:bCs/>
                <w:kern w:val="0"/>
                <w:sz w:val="20"/>
                <w:szCs w:val="20"/>
                <w:lang w:val="es-ES_tradnl" w:eastAsia="es-ES_tradnl"/>
                <w14:ligatures w14:val="none"/>
              </w:rPr>
              <w:t>FIRMAS ELECTRÓNICAS AVANZADAS</w:t>
            </w:r>
            <w:r w:rsidR="009509FF">
              <w:rPr>
                <w:rFonts w:ascii="Times New Roman" w:eastAsia="Times New Roman" w:hAnsi="Times New Roman" w:cs="Times New Roman"/>
                <w:b/>
                <w:bCs/>
                <w:kern w:val="0"/>
                <w:sz w:val="20"/>
                <w:szCs w:val="20"/>
                <w:lang w:val="es-ES_tradnl" w:eastAsia="es-ES_tradnl"/>
                <w14:ligatures w14:val="none"/>
              </w:rPr>
              <w:t xml:space="preserve">         </w:t>
            </w:r>
            <w:r w:rsidR="002C0616">
              <w:rPr>
                <w:rFonts w:ascii="Times New Roman" w:eastAsia="Times New Roman" w:hAnsi="Times New Roman" w:cs="Times New Roman"/>
                <w:kern w:val="0"/>
                <w:lang w:val="es-ES_tradnl" w:eastAsia="es-ES_tradnl"/>
                <w14:ligatures w14:val="none"/>
              </w:rPr>
              <w:t xml:space="preserve">          </w:t>
            </w:r>
            <w:r w:rsidR="002C0616" w:rsidRPr="005A482E">
              <w:rPr>
                <w:rFonts w:ascii="Times New Roman" w:eastAsia="Times New Roman" w:hAnsi="Times New Roman" w:cs="Times New Roman"/>
                <w:i/>
                <w:iCs/>
                <w:spacing w:val="-1"/>
                <w:kern w:val="0"/>
                <w:sz w:val="18"/>
                <w:szCs w:val="18"/>
                <w:lang w:val="es-ES_tradnl" w:eastAsia="es-ES_tradnl"/>
                <w14:ligatures w14:val="none"/>
              </w:rPr>
              <w:t>Autentificado con Clave Única y red de notarios digitales. Vigencia 6 meses, renovables.</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36BBB9F8"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05C52953" w14:textId="39BD859D" w:rsidR="005D1F48" w:rsidRPr="005D1F48" w:rsidRDefault="005D1F4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sidRPr="005D1F48">
              <w:rPr>
                <w:rFonts w:ascii="Times New Roman" w:eastAsia="Times New Roman" w:hAnsi="Times New Roman" w:cs="Times New Roman"/>
                <w:spacing w:val="-8"/>
                <w:kern w:val="0"/>
                <w:lang w:val="es-ES_tradnl" w:eastAsia="es-ES_tradnl"/>
                <w14:ligatures w14:val="none"/>
              </w:rPr>
              <w:t>$</w:t>
            </w:r>
            <w:r w:rsidR="007059C0">
              <w:rPr>
                <w:rFonts w:ascii="Times New Roman" w:eastAsia="Times New Roman" w:hAnsi="Times New Roman" w:cs="Times New Roman"/>
                <w:spacing w:val="-8"/>
                <w:kern w:val="0"/>
                <w:lang w:val="es-ES_tradnl" w:eastAsia="es-ES_tradnl"/>
                <w14:ligatures w14:val="none"/>
              </w:rPr>
              <w:t>29.</w:t>
            </w:r>
            <w:r w:rsidRPr="005D1F48">
              <w:rPr>
                <w:rFonts w:ascii="Times New Roman" w:eastAsia="Times New Roman" w:hAnsi="Times New Roman" w:cs="Times New Roman"/>
                <w:spacing w:val="-8"/>
                <w:kern w:val="0"/>
                <w:lang w:val="es-ES_tradnl" w:eastAsia="es-ES_tradnl"/>
                <w14:ligatures w14:val="none"/>
              </w:rPr>
              <w:t>990</w:t>
            </w:r>
          </w:p>
          <w:p w14:paraId="77CF0D92" w14:textId="77777777"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p>
        </w:tc>
      </w:tr>
      <w:tr w:rsidR="00E12838" w14:paraId="728A1087" w14:textId="77777777" w:rsidTr="0064474A">
        <w:trPr>
          <w:trHeight w:hRule="exact" w:val="860"/>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65F1F021" w14:textId="77777777" w:rsidR="00E12838" w:rsidRDefault="00E12838" w:rsidP="00E1283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FIRMA ELECTRÓNICA AVANZADA PARA CONTRATOS</w:t>
            </w:r>
          </w:p>
          <w:p w14:paraId="0D96112F" w14:textId="0F5C9C40" w:rsidR="00E12838" w:rsidRDefault="00E12838" w:rsidP="00E1283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i/>
                <w:iCs/>
                <w:spacing w:val="-1"/>
                <w:kern w:val="0"/>
                <w:sz w:val="18"/>
                <w:szCs w:val="18"/>
                <w:lang w:val="es-ES_tradnl" w:eastAsia="es-ES_tradnl"/>
                <w14:ligatures w14:val="none"/>
              </w:rPr>
              <w:t xml:space="preserve">Valores desde el monto publicado y hasta 3 firmantes. Los contratos son instrumentos privados que regulan relaciones y acuerdos entre dos partes, respecto de actividades laborales, servicios, compra y venta de bienes, arriendo de vehículo y propiedades, entre </w:t>
            </w:r>
            <w:r w:rsidR="0064474A">
              <w:rPr>
                <w:rFonts w:ascii="Times New Roman" w:eastAsia="Times New Roman" w:hAnsi="Times New Roman" w:cs="Times New Roman"/>
                <w:i/>
                <w:iCs/>
                <w:spacing w:val="-1"/>
                <w:kern w:val="0"/>
                <w:sz w:val="18"/>
                <w:szCs w:val="18"/>
                <w:lang w:val="es-ES_tradnl" w:eastAsia="es-ES_tradnl"/>
                <w14:ligatures w14:val="none"/>
              </w:rPr>
              <w:t>otros</w:t>
            </w:r>
            <w:r>
              <w:rPr>
                <w:rFonts w:ascii="Times New Roman" w:eastAsia="Times New Roman" w:hAnsi="Times New Roman" w:cs="Times New Roman"/>
                <w:i/>
                <w:iCs/>
                <w:spacing w:val="-1"/>
                <w:kern w:val="0"/>
                <w:sz w:val="18"/>
                <w:szCs w:val="18"/>
                <w:lang w:val="es-ES_tradnl" w:eastAsia="es-ES_tradnl"/>
                <w14:ligatures w14:val="none"/>
              </w:rPr>
              <w:t>.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511E00D4" w14:textId="77777777" w:rsidR="00E12838" w:rsidRDefault="00E1283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0712AD2B" w14:textId="2778672E" w:rsidR="00E12838" w:rsidRDefault="00E1283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$14.900</w:t>
            </w:r>
          </w:p>
        </w:tc>
      </w:tr>
      <w:tr w:rsidR="00715D0E" w:rsidRPr="005D1F48" w14:paraId="71C59A56" w14:textId="77777777" w:rsidTr="00E12838">
        <w:trPr>
          <w:trHeight w:hRule="exact" w:val="287"/>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1BD29106" w14:textId="50E37A19" w:rsidR="00715D0E" w:rsidRPr="00715D0E"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DECLARACIONES JURADAS DE UNA FIRMA</w:t>
            </w:r>
            <w:r w:rsidR="00E12838">
              <w:rPr>
                <w:rFonts w:ascii="Times New Roman" w:eastAsia="Times New Roman" w:hAnsi="Times New Roman" w:cs="Times New Roman"/>
                <w:b/>
                <w:bCs/>
                <w:kern w:val="0"/>
                <w:sz w:val="20"/>
                <w:szCs w:val="20"/>
                <w:lang w:val="es-ES_tradnl" w:eastAsia="es-ES_tradnl"/>
                <w14:ligatures w14:val="none"/>
              </w:rPr>
              <w:t>, desde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7812514B" w14:textId="2C3947D6" w:rsidR="00715D0E" w:rsidRPr="005D1F48"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$9.900</w:t>
            </w:r>
          </w:p>
        </w:tc>
      </w:tr>
      <w:tr w:rsidR="00715D0E" w:rsidRPr="005D1F48" w14:paraId="09E97C6B" w14:textId="77777777" w:rsidTr="00E12838">
        <w:trPr>
          <w:trHeight w:hRule="exact" w:val="274"/>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365890A5" w14:textId="71635F78" w:rsidR="00715D0E"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DECLARACIONES JURADAS DE DOS FIRMAS</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7EB1E6A0" w14:textId="2DE02C9C"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$14.900</w:t>
            </w:r>
          </w:p>
        </w:tc>
      </w:tr>
      <w:tr w:rsidR="00715D0E" w:rsidRPr="005D1F48" w14:paraId="10414CA6" w14:textId="77777777" w:rsidTr="00E12838">
        <w:trPr>
          <w:trHeight w:hRule="exact" w:val="721"/>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7E5D7A48" w14:textId="77777777" w:rsidR="007D292F"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PODERES Y AUTORIZACIONES</w:t>
            </w:r>
            <w:r w:rsidR="007D292F">
              <w:rPr>
                <w:rFonts w:ascii="Times New Roman" w:eastAsia="Times New Roman" w:hAnsi="Times New Roman" w:cs="Times New Roman"/>
                <w:b/>
                <w:bCs/>
                <w:kern w:val="0"/>
                <w:sz w:val="20"/>
                <w:szCs w:val="20"/>
                <w:lang w:val="es-ES_tradnl" w:eastAsia="es-ES_tradnl"/>
                <w14:ligatures w14:val="none"/>
              </w:rPr>
              <w:t>.</w:t>
            </w:r>
          </w:p>
          <w:p w14:paraId="3B14B500" w14:textId="5075553C" w:rsidR="00715D0E" w:rsidRPr="007D292F" w:rsidRDefault="007D292F" w:rsidP="005D1F48">
            <w:pPr>
              <w:shd w:val="clear" w:color="auto" w:fill="FFFFFF"/>
              <w:spacing w:after="0" w:line="240" w:lineRule="auto"/>
              <w:rPr>
                <w:rFonts w:ascii="Times New Roman" w:eastAsia="Times New Roman" w:hAnsi="Times New Roman" w:cs="Times New Roman"/>
                <w:i/>
                <w:iCs/>
                <w:kern w:val="0"/>
                <w:sz w:val="18"/>
                <w:szCs w:val="18"/>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Pr>
                <w:rFonts w:ascii="Times New Roman" w:eastAsia="Times New Roman" w:hAnsi="Times New Roman" w:cs="Times New Roman"/>
                <w:i/>
                <w:iCs/>
                <w:spacing w:val="-1"/>
                <w:kern w:val="0"/>
                <w:sz w:val="18"/>
                <w:szCs w:val="18"/>
                <w:lang w:val="es-ES_tradnl" w:eastAsia="es-ES_tradnl"/>
                <w14:ligatures w14:val="none"/>
              </w:rPr>
              <w:t>.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36F036BC"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2470A39C" w14:textId="40206C86"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$9.900</w:t>
            </w:r>
          </w:p>
        </w:tc>
      </w:tr>
      <w:tr w:rsidR="00715D0E" w:rsidRPr="005D1F48" w14:paraId="3ECFA950" w14:textId="77777777" w:rsidTr="00E12838">
        <w:trPr>
          <w:trHeight w:hRule="exact" w:val="710"/>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78769EF3" w14:textId="77777777" w:rsidR="00715D0E"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CERTIFICACIÓN NOTARIAL</w:t>
            </w:r>
          </w:p>
          <w:p w14:paraId="2471A766" w14:textId="0A868501" w:rsidR="007D292F" w:rsidRDefault="007D292F"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sidR="00CA77B4">
              <w:rPr>
                <w:rFonts w:ascii="Times New Roman" w:eastAsia="Times New Roman" w:hAnsi="Times New Roman" w:cs="Times New Roman"/>
                <w:i/>
                <w:iCs/>
                <w:kern w:val="0"/>
                <w:sz w:val="18"/>
                <w:szCs w:val="18"/>
                <w:lang w:val="es-ES_tradnl" w:eastAsia="es-ES_tradnl"/>
                <w14:ligatures w14:val="none"/>
              </w:rPr>
              <w:t>.</w:t>
            </w:r>
            <w:r>
              <w:rPr>
                <w:rFonts w:ascii="Times New Roman" w:eastAsia="Times New Roman" w:hAnsi="Times New Roman" w:cs="Times New Roman"/>
                <w:i/>
                <w:iCs/>
                <w:spacing w:val="-1"/>
                <w:kern w:val="0"/>
                <w:sz w:val="18"/>
                <w:szCs w:val="18"/>
                <w:lang w:val="es-ES_tradnl" w:eastAsia="es-ES_tradnl"/>
                <w14:ligatures w14:val="none"/>
              </w:rPr>
              <w:t xml:space="preserve"> 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5F0BA96D"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372FC61A" w14:textId="6B4C093F"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w:t>
            </w:r>
            <w:r w:rsidR="007D292F">
              <w:rPr>
                <w:rFonts w:ascii="Times New Roman" w:eastAsia="Times New Roman" w:hAnsi="Times New Roman" w:cs="Times New Roman"/>
                <w:spacing w:val="-8"/>
                <w:kern w:val="0"/>
                <w:lang w:val="es-ES_tradnl" w:eastAsia="es-ES_tradnl"/>
                <w14:ligatures w14:val="none"/>
              </w:rPr>
              <w:t>9</w:t>
            </w:r>
            <w:r>
              <w:rPr>
                <w:rFonts w:ascii="Times New Roman" w:eastAsia="Times New Roman" w:hAnsi="Times New Roman" w:cs="Times New Roman"/>
                <w:spacing w:val="-8"/>
                <w:kern w:val="0"/>
                <w:lang w:val="es-ES_tradnl" w:eastAsia="es-ES_tradnl"/>
                <w14:ligatures w14:val="none"/>
              </w:rPr>
              <w:t>00</w:t>
            </w:r>
          </w:p>
        </w:tc>
      </w:tr>
      <w:tr w:rsidR="00715D0E" w:rsidRPr="005D1F48" w14:paraId="5A53238B" w14:textId="77777777" w:rsidTr="00E12838">
        <w:trPr>
          <w:trHeight w:hRule="exact" w:val="708"/>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3A85AAB7" w14:textId="77777777" w:rsidR="007D292F"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PROTOCOLIZACIÓN NOTARIAL</w:t>
            </w:r>
          </w:p>
          <w:p w14:paraId="5FFB0B47" w14:textId="65A91C73" w:rsidR="00715D0E" w:rsidRDefault="007D292F"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sidR="00CA77B4">
              <w:rPr>
                <w:rFonts w:ascii="Times New Roman" w:eastAsia="Times New Roman" w:hAnsi="Times New Roman" w:cs="Times New Roman"/>
                <w:i/>
                <w:iCs/>
                <w:kern w:val="0"/>
                <w:sz w:val="18"/>
                <w:szCs w:val="18"/>
                <w:lang w:val="es-ES_tradnl" w:eastAsia="es-ES_tradnl"/>
                <w14:ligatures w14:val="none"/>
              </w:rPr>
              <w:t xml:space="preserve"> </w:t>
            </w:r>
            <w:r>
              <w:rPr>
                <w:rFonts w:ascii="Times New Roman" w:eastAsia="Times New Roman" w:hAnsi="Times New Roman" w:cs="Times New Roman"/>
                <w:i/>
                <w:iCs/>
                <w:spacing w:val="-1"/>
                <w:kern w:val="0"/>
                <w:sz w:val="18"/>
                <w:szCs w:val="18"/>
                <w:lang w:val="es-ES_tradnl" w:eastAsia="es-ES_tradnl"/>
                <w14:ligatures w14:val="none"/>
              </w:rPr>
              <w:t>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1D285827"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3CEC8FBD" w14:textId="5D6F9808"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w:t>
            </w:r>
            <w:r w:rsidR="007D292F">
              <w:rPr>
                <w:rFonts w:ascii="Times New Roman" w:eastAsia="Times New Roman" w:hAnsi="Times New Roman" w:cs="Times New Roman"/>
                <w:spacing w:val="-8"/>
                <w:kern w:val="0"/>
                <w:lang w:val="es-ES_tradnl" w:eastAsia="es-ES_tradnl"/>
                <w14:ligatures w14:val="none"/>
              </w:rPr>
              <w:t>9</w:t>
            </w:r>
            <w:r>
              <w:rPr>
                <w:rFonts w:ascii="Times New Roman" w:eastAsia="Times New Roman" w:hAnsi="Times New Roman" w:cs="Times New Roman"/>
                <w:spacing w:val="-8"/>
                <w:kern w:val="0"/>
                <w:lang w:val="es-ES_tradnl" w:eastAsia="es-ES_tradnl"/>
                <w14:ligatures w14:val="none"/>
              </w:rPr>
              <w:t>00</w:t>
            </w:r>
          </w:p>
        </w:tc>
      </w:tr>
      <w:tr w:rsidR="00715D0E" w:rsidRPr="005D1F48" w14:paraId="5181DF54" w14:textId="77777777" w:rsidTr="00E12838">
        <w:trPr>
          <w:trHeight w:hRule="exact" w:val="706"/>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76457C65" w14:textId="77777777" w:rsidR="007D292F" w:rsidRDefault="00715D0E"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AUTENTIFICACIÓN NOTARIAL</w:t>
            </w:r>
          </w:p>
          <w:p w14:paraId="6DD35F93" w14:textId="23B5649C" w:rsidR="00715D0E" w:rsidRDefault="007D292F"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7D292F">
              <w:rPr>
                <w:rFonts w:ascii="Times New Roman" w:eastAsia="Times New Roman" w:hAnsi="Times New Roman" w:cs="Times New Roman"/>
                <w:i/>
                <w:iCs/>
                <w:kern w:val="0"/>
                <w:sz w:val="18"/>
                <w:szCs w:val="18"/>
                <w:lang w:val="es-ES_tradnl" w:eastAsia="es-ES_tradnl"/>
                <w14:ligatures w14:val="none"/>
              </w:rPr>
              <w:t>Valores desde el monto publicado, dependiendo del tipo de instrumento. Plazo de 48 horas hábiles y disponibilidad según Red de Notarios Digitales.</w:t>
            </w:r>
            <w:r w:rsidR="00CA77B4">
              <w:rPr>
                <w:rFonts w:ascii="Times New Roman" w:eastAsia="Times New Roman" w:hAnsi="Times New Roman" w:cs="Times New Roman"/>
                <w:i/>
                <w:iCs/>
                <w:kern w:val="0"/>
                <w:sz w:val="18"/>
                <w:szCs w:val="18"/>
                <w:lang w:val="es-ES_tradnl" w:eastAsia="es-ES_tradnl"/>
                <w14:ligatures w14:val="none"/>
              </w:rPr>
              <w:t xml:space="preserve"> </w:t>
            </w:r>
            <w:r>
              <w:rPr>
                <w:rFonts w:ascii="Times New Roman" w:eastAsia="Times New Roman" w:hAnsi="Times New Roman" w:cs="Times New Roman"/>
                <w:i/>
                <w:iCs/>
                <w:spacing w:val="-1"/>
                <w:kern w:val="0"/>
                <w:sz w:val="18"/>
                <w:szCs w:val="18"/>
                <w:lang w:val="es-ES_tradnl" w:eastAsia="es-ES_tradnl"/>
                <w14:ligatures w14:val="none"/>
              </w:rPr>
              <w:t>Trámite 100% online.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0BF1AB86" w14:textId="77777777" w:rsidR="00554C78" w:rsidRDefault="00554C78"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p>
          <w:p w14:paraId="610680A3" w14:textId="2FCAA391" w:rsidR="00715D0E" w:rsidRDefault="00715D0E" w:rsidP="0064474A">
            <w:pPr>
              <w:shd w:val="clear" w:color="auto" w:fill="FFFFFF"/>
              <w:spacing w:after="0" w:line="240" w:lineRule="auto"/>
              <w:jc w:val="center"/>
              <w:rPr>
                <w:rFonts w:ascii="Times New Roman" w:eastAsia="Times New Roman" w:hAnsi="Times New Roman" w:cs="Times New Roman"/>
                <w:spacing w:val="-8"/>
                <w:kern w:val="0"/>
                <w:lang w:val="es-ES_tradnl" w:eastAsia="es-ES_tradnl"/>
                <w14:ligatures w14:val="none"/>
              </w:rPr>
            </w:pPr>
            <w:r>
              <w:rPr>
                <w:rFonts w:ascii="Times New Roman" w:eastAsia="Times New Roman" w:hAnsi="Times New Roman" w:cs="Times New Roman"/>
                <w:spacing w:val="-8"/>
                <w:kern w:val="0"/>
                <w:lang w:val="es-ES_tradnl" w:eastAsia="es-ES_tradnl"/>
                <w14:ligatures w14:val="none"/>
              </w:rPr>
              <w:t>$14.</w:t>
            </w:r>
            <w:r w:rsidR="007D292F">
              <w:rPr>
                <w:rFonts w:ascii="Times New Roman" w:eastAsia="Times New Roman" w:hAnsi="Times New Roman" w:cs="Times New Roman"/>
                <w:spacing w:val="-8"/>
                <w:kern w:val="0"/>
                <w:lang w:val="es-ES_tradnl" w:eastAsia="es-ES_tradnl"/>
                <w14:ligatures w14:val="none"/>
              </w:rPr>
              <w:t>9</w:t>
            </w:r>
            <w:r>
              <w:rPr>
                <w:rFonts w:ascii="Times New Roman" w:eastAsia="Times New Roman" w:hAnsi="Times New Roman" w:cs="Times New Roman"/>
                <w:spacing w:val="-8"/>
                <w:kern w:val="0"/>
                <w:lang w:val="es-ES_tradnl" w:eastAsia="es-ES_tradnl"/>
                <w14:ligatures w14:val="none"/>
              </w:rPr>
              <w:t>00</w:t>
            </w:r>
          </w:p>
        </w:tc>
      </w:tr>
      <w:tr w:rsidR="005D1F48" w:rsidRPr="005D1F48" w14:paraId="6EEAA77E" w14:textId="77777777" w:rsidTr="00E12838">
        <w:trPr>
          <w:trHeight w:hRule="exact" w:val="275"/>
        </w:trPr>
        <w:tc>
          <w:tcPr>
            <w:tcW w:w="0" w:type="auto"/>
            <w:tcBorders>
              <w:top w:val="single" w:sz="6" w:space="0" w:color="auto"/>
              <w:left w:val="single" w:sz="6" w:space="0" w:color="auto"/>
              <w:bottom w:val="single" w:sz="6" w:space="0" w:color="auto"/>
              <w:right w:val="single" w:sz="6" w:space="0" w:color="auto"/>
            </w:tcBorders>
            <w:shd w:val="clear" w:color="auto" w:fill="FFFFFF"/>
            <w:hideMark/>
          </w:tcPr>
          <w:p w14:paraId="44077D11" w14:textId="0AA42C65" w:rsidR="005D1F48" w:rsidRPr="00CA77B4" w:rsidRDefault="005D1F48"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CA77B4">
              <w:rPr>
                <w:rFonts w:ascii="Times New Roman" w:eastAsia="Times New Roman" w:hAnsi="Times New Roman" w:cs="Times New Roman"/>
                <w:b/>
                <w:bCs/>
                <w:kern w:val="0"/>
                <w:sz w:val="20"/>
                <w:szCs w:val="20"/>
                <w:lang w:val="es-ES_tradnl" w:eastAsia="es-ES_tradnl"/>
                <w14:ligatures w14:val="none"/>
              </w:rPr>
              <w:t>C</w:t>
            </w:r>
            <w:r w:rsidR="00CA77B4">
              <w:rPr>
                <w:rFonts w:ascii="Times New Roman" w:eastAsia="Times New Roman" w:hAnsi="Times New Roman" w:cs="Times New Roman"/>
                <w:b/>
                <w:bCs/>
                <w:kern w:val="0"/>
                <w:sz w:val="20"/>
                <w:szCs w:val="20"/>
                <w:lang w:val="es-ES_tradnl" w:eastAsia="es-ES_tradnl"/>
                <w14:ligatures w14:val="none"/>
              </w:rPr>
              <w:t>REACIÓN EMPRESA EN 1 DÍA</w:t>
            </w:r>
            <w:r w:rsidR="00E12838">
              <w:rPr>
                <w:rFonts w:ascii="Times New Roman" w:eastAsia="Times New Roman" w:hAnsi="Times New Roman" w:cs="Times New Roman"/>
                <w:b/>
                <w:bCs/>
                <w:kern w:val="0"/>
                <w:sz w:val="20"/>
                <w:szCs w:val="20"/>
                <w:lang w:val="es-ES_tradnl" w:eastAsia="es-ES_tradnl"/>
                <w14:ligatures w14:val="none"/>
              </w:rPr>
              <w:t>, desde</w:t>
            </w:r>
          </w:p>
        </w:tc>
        <w:tc>
          <w:tcPr>
            <w:tcW w:w="2034" w:type="dxa"/>
            <w:tcBorders>
              <w:top w:val="single" w:sz="6" w:space="0" w:color="auto"/>
              <w:left w:val="single" w:sz="6" w:space="0" w:color="auto"/>
              <w:bottom w:val="single" w:sz="6" w:space="0" w:color="auto"/>
              <w:right w:val="single" w:sz="6" w:space="0" w:color="auto"/>
            </w:tcBorders>
            <w:shd w:val="clear" w:color="auto" w:fill="FFFFFF"/>
            <w:hideMark/>
          </w:tcPr>
          <w:p w14:paraId="6E55DC20" w14:textId="410FEBC7"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sidRPr="005D1F48">
              <w:rPr>
                <w:rFonts w:ascii="Times New Roman" w:eastAsia="Times New Roman" w:hAnsi="Times New Roman" w:cs="Times New Roman"/>
                <w:kern w:val="0"/>
                <w:lang w:val="es-ES_tradnl" w:eastAsia="es-ES_tradnl"/>
                <w14:ligatures w14:val="none"/>
              </w:rPr>
              <w:t>$</w:t>
            </w:r>
            <w:r w:rsidR="007059C0">
              <w:rPr>
                <w:rFonts w:ascii="Times New Roman" w:eastAsia="Times New Roman" w:hAnsi="Times New Roman" w:cs="Times New Roman"/>
                <w:kern w:val="0"/>
                <w:lang w:val="es-ES_tradnl" w:eastAsia="es-ES_tradnl"/>
                <w14:ligatures w14:val="none"/>
              </w:rPr>
              <w:t>4</w:t>
            </w:r>
            <w:r w:rsidRPr="005D1F48">
              <w:rPr>
                <w:rFonts w:ascii="Times New Roman" w:eastAsia="Times New Roman" w:hAnsi="Times New Roman" w:cs="Times New Roman"/>
                <w:kern w:val="0"/>
                <w:lang w:val="es-ES_tradnl" w:eastAsia="es-ES_tradnl"/>
                <w14:ligatures w14:val="none"/>
              </w:rPr>
              <w:t>9.900</w:t>
            </w:r>
          </w:p>
        </w:tc>
      </w:tr>
      <w:tr w:rsidR="00D539A2" w:rsidRPr="005D1F48" w14:paraId="45FD86A7" w14:textId="77777777" w:rsidTr="00E12838">
        <w:trPr>
          <w:trHeight w:hRule="exact" w:val="275"/>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09496896" w14:textId="46C2CEE3" w:rsidR="00D539A2" w:rsidRPr="00CA77B4" w:rsidRDefault="00D539A2"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SERVICIO DE REMUNERACIONES, por persona desde</w:t>
            </w:r>
          </w:p>
        </w:tc>
        <w:tc>
          <w:tcPr>
            <w:tcW w:w="2034" w:type="dxa"/>
            <w:tcBorders>
              <w:top w:val="single" w:sz="6" w:space="0" w:color="auto"/>
              <w:left w:val="single" w:sz="6" w:space="0" w:color="auto"/>
              <w:bottom w:val="single" w:sz="6" w:space="0" w:color="auto"/>
              <w:right w:val="single" w:sz="6" w:space="0" w:color="auto"/>
            </w:tcBorders>
            <w:shd w:val="clear" w:color="auto" w:fill="FFFFFF"/>
          </w:tcPr>
          <w:p w14:paraId="603E02C7" w14:textId="000CB6F9" w:rsidR="00D539A2" w:rsidRPr="005D1F48" w:rsidRDefault="00D539A2"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Pr>
                <w:rFonts w:ascii="Times New Roman" w:eastAsia="Times New Roman" w:hAnsi="Times New Roman" w:cs="Times New Roman"/>
                <w:kern w:val="0"/>
                <w:lang w:val="es-ES_tradnl" w:eastAsia="es-ES_tradnl"/>
                <w14:ligatures w14:val="none"/>
              </w:rPr>
              <w:t>$14.900</w:t>
            </w:r>
          </w:p>
        </w:tc>
      </w:tr>
      <w:tr w:rsidR="005D1F48" w:rsidRPr="005D1F48" w14:paraId="7369704C" w14:textId="77777777" w:rsidTr="00E12838">
        <w:trPr>
          <w:trHeight w:hRule="exact" w:val="316"/>
        </w:trPr>
        <w:tc>
          <w:tcPr>
            <w:tcW w:w="0" w:type="auto"/>
            <w:tcBorders>
              <w:top w:val="single" w:sz="6" w:space="0" w:color="auto"/>
              <w:left w:val="single" w:sz="6" w:space="0" w:color="auto"/>
              <w:bottom w:val="single" w:sz="6" w:space="0" w:color="auto"/>
              <w:right w:val="single" w:sz="6" w:space="0" w:color="auto"/>
            </w:tcBorders>
            <w:shd w:val="clear" w:color="auto" w:fill="FFFFFF"/>
            <w:hideMark/>
          </w:tcPr>
          <w:p w14:paraId="3B286DF5" w14:textId="4D53994C" w:rsidR="005D1F48" w:rsidRPr="00CA77B4" w:rsidRDefault="008E05A3"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Pr>
                <w:rFonts w:ascii="Times New Roman" w:eastAsia="Times New Roman" w:hAnsi="Times New Roman" w:cs="Times New Roman"/>
                <w:b/>
                <w:bCs/>
                <w:kern w:val="0"/>
                <w:sz w:val="20"/>
                <w:szCs w:val="20"/>
                <w:lang w:val="es-ES_tradnl" w:eastAsia="es-ES_tradnl"/>
                <w14:ligatures w14:val="none"/>
              </w:rPr>
              <w:t>SERVICIO</w:t>
            </w:r>
            <w:r w:rsidR="00CA77B4" w:rsidRPr="00CA77B4">
              <w:rPr>
                <w:rFonts w:ascii="Times New Roman" w:eastAsia="Times New Roman" w:hAnsi="Times New Roman" w:cs="Times New Roman"/>
                <w:b/>
                <w:bCs/>
                <w:kern w:val="0"/>
                <w:sz w:val="20"/>
                <w:szCs w:val="20"/>
                <w:lang w:val="es-ES_tradnl" w:eastAsia="es-ES_tradnl"/>
                <w14:ligatures w14:val="none"/>
              </w:rPr>
              <w:t xml:space="preserve"> DE CONTABILIDAD</w:t>
            </w:r>
            <w:r w:rsidR="005D1F48" w:rsidRPr="00CA77B4">
              <w:rPr>
                <w:rFonts w:ascii="Times New Roman" w:eastAsia="Times New Roman" w:hAnsi="Times New Roman" w:cs="Times New Roman"/>
                <w:b/>
                <w:bCs/>
                <w:kern w:val="0"/>
                <w:sz w:val="20"/>
                <w:szCs w:val="20"/>
                <w:lang w:val="es-ES_tradnl" w:eastAsia="es-ES_tradnl"/>
                <w14:ligatures w14:val="none"/>
              </w:rPr>
              <w:t>, desde</w:t>
            </w:r>
          </w:p>
        </w:tc>
        <w:tc>
          <w:tcPr>
            <w:tcW w:w="2034" w:type="dxa"/>
            <w:tcBorders>
              <w:top w:val="single" w:sz="6" w:space="0" w:color="auto"/>
              <w:left w:val="single" w:sz="6" w:space="0" w:color="auto"/>
              <w:bottom w:val="single" w:sz="6" w:space="0" w:color="auto"/>
              <w:right w:val="single" w:sz="6" w:space="0" w:color="auto"/>
            </w:tcBorders>
            <w:shd w:val="clear" w:color="auto" w:fill="FFFFFF"/>
            <w:hideMark/>
          </w:tcPr>
          <w:p w14:paraId="190F1A1C" w14:textId="39673BAA" w:rsidR="005D1F48" w:rsidRPr="005D1F48" w:rsidRDefault="007059C0" w:rsidP="0064474A">
            <w:pPr>
              <w:shd w:val="clear" w:color="auto" w:fill="FFFFFF"/>
              <w:spacing w:after="0" w:line="240" w:lineRule="auto"/>
              <w:jc w:val="center"/>
              <w:rPr>
                <w:rFonts w:ascii="Times New Roman" w:eastAsia="Times New Roman" w:hAnsi="Times New Roman" w:cs="Times New Roman"/>
                <w:spacing w:val="-1"/>
                <w:kern w:val="0"/>
                <w:lang w:val="es-ES_tradnl" w:eastAsia="es-ES_tradnl"/>
                <w14:ligatures w14:val="none"/>
              </w:rPr>
            </w:pPr>
            <w:r>
              <w:rPr>
                <w:rFonts w:ascii="Times New Roman" w:eastAsia="Times New Roman" w:hAnsi="Times New Roman" w:cs="Times New Roman"/>
                <w:spacing w:val="-1"/>
                <w:kern w:val="0"/>
                <w:lang w:val="es-ES_tradnl" w:eastAsia="es-ES_tradnl"/>
                <w14:ligatures w14:val="none"/>
              </w:rPr>
              <w:t>$15.900</w:t>
            </w:r>
          </w:p>
        </w:tc>
      </w:tr>
      <w:tr w:rsidR="005D1F48" w:rsidRPr="005D1F48" w14:paraId="5EF7F89C" w14:textId="77777777" w:rsidTr="00E12838">
        <w:trPr>
          <w:trHeight w:hRule="exact" w:val="306"/>
        </w:trPr>
        <w:tc>
          <w:tcPr>
            <w:tcW w:w="0" w:type="auto"/>
            <w:tcBorders>
              <w:top w:val="single" w:sz="4" w:space="0" w:color="auto"/>
              <w:left w:val="single" w:sz="4" w:space="0" w:color="auto"/>
              <w:bottom w:val="single" w:sz="4" w:space="0" w:color="auto"/>
              <w:right w:val="single" w:sz="4" w:space="0" w:color="auto"/>
            </w:tcBorders>
            <w:shd w:val="clear" w:color="auto" w:fill="FFFFFF"/>
            <w:hideMark/>
          </w:tcPr>
          <w:p w14:paraId="426D0777" w14:textId="153A4BAF" w:rsidR="005D1F48" w:rsidRPr="00CA77B4" w:rsidRDefault="005D1F48" w:rsidP="005D1F48">
            <w:pPr>
              <w:shd w:val="clear" w:color="auto" w:fill="FFFFFF"/>
              <w:spacing w:after="0" w:line="240" w:lineRule="auto"/>
              <w:rPr>
                <w:rFonts w:ascii="Times New Roman" w:eastAsia="Times New Roman" w:hAnsi="Times New Roman" w:cs="Times New Roman"/>
                <w:b/>
                <w:bCs/>
                <w:kern w:val="0"/>
                <w:sz w:val="20"/>
                <w:szCs w:val="20"/>
                <w:lang w:val="es-ES_tradnl" w:eastAsia="es-ES_tradnl"/>
                <w14:ligatures w14:val="none"/>
              </w:rPr>
            </w:pPr>
            <w:r w:rsidRPr="00CA77B4">
              <w:rPr>
                <w:rFonts w:ascii="Times New Roman" w:eastAsia="Times New Roman" w:hAnsi="Times New Roman" w:cs="Times New Roman"/>
                <w:b/>
                <w:bCs/>
                <w:spacing w:val="2"/>
                <w:kern w:val="0"/>
                <w:sz w:val="20"/>
                <w:szCs w:val="20"/>
                <w:lang w:val="es-ES_tradnl" w:eastAsia="es-ES_tradnl"/>
                <w14:ligatures w14:val="none"/>
              </w:rPr>
              <w:t>I</w:t>
            </w:r>
            <w:r w:rsidR="00554C78">
              <w:rPr>
                <w:rFonts w:ascii="Times New Roman" w:eastAsia="Times New Roman" w:hAnsi="Times New Roman" w:cs="Times New Roman"/>
                <w:b/>
                <w:bCs/>
                <w:spacing w:val="2"/>
                <w:kern w:val="0"/>
                <w:sz w:val="20"/>
                <w:szCs w:val="20"/>
                <w:lang w:val="es-ES_tradnl" w:eastAsia="es-ES_tradnl"/>
                <w14:ligatures w14:val="none"/>
              </w:rPr>
              <w:t>MPRESIÓN/DIGITALIZACIÓN DE DOCUMENTOS</w:t>
            </w:r>
            <w:r w:rsidR="006635A0">
              <w:rPr>
                <w:rFonts w:ascii="Times New Roman" w:eastAsia="Times New Roman" w:hAnsi="Times New Roman" w:cs="Times New Roman"/>
                <w:b/>
                <w:bCs/>
                <w:spacing w:val="2"/>
                <w:kern w:val="0"/>
                <w:sz w:val="20"/>
                <w:szCs w:val="20"/>
                <w:lang w:val="es-ES_tradnl" w:eastAsia="es-ES_tradnl"/>
                <w14:ligatures w14:val="none"/>
              </w:rPr>
              <w:t xml:space="preserve">, </w:t>
            </w:r>
            <w:r w:rsidR="007059C0" w:rsidRPr="00CA77B4">
              <w:rPr>
                <w:rFonts w:ascii="Times New Roman" w:eastAsia="Times New Roman" w:hAnsi="Times New Roman" w:cs="Times New Roman"/>
                <w:b/>
                <w:bCs/>
                <w:spacing w:val="2"/>
                <w:kern w:val="0"/>
                <w:sz w:val="20"/>
                <w:szCs w:val="20"/>
                <w:lang w:val="es-ES_tradnl" w:eastAsia="es-ES_tradnl"/>
                <w14:ligatures w14:val="none"/>
              </w:rPr>
              <w:t xml:space="preserve">cada </w:t>
            </w:r>
            <w:r w:rsidR="00554C78">
              <w:rPr>
                <w:rFonts w:ascii="Times New Roman" w:eastAsia="Times New Roman" w:hAnsi="Times New Roman" w:cs="Times New Roman"/>
                <w:b/>
                <w:bCs/>
                <w:spacing w:val="2"/>
                <w:kern w:val="0"/>
                <w:sz w:val="20"/>
                <w:szCs w:val="20"/>
                <w:lang w:val="es-ES_tradnl" w:eastAsia="es-ES_tradnl"/>
                <w14:ligatures w14:val="none"/>
              </w:rPr>
              <w:t>página</w:t>
            </w:r>
          </w:p>
        </w:tc>
        <w:tc>
          <w:tcPr>
            <w:tcW w:w="2034" w:type="dxa"/>
            <w:tcBorders>
              <w:top w:val="single" w:sz="4" w:space="0" w:color="auto"/>
              <w:left w:val="nil"/>
              <w:bottom w:val="single" w:sz="4" w:space="0" w:color="auto"/>
              <w:right w:val="single" w:sz="4" w:space="0" w:color="auto"/>
            </w:tcBorders>
            <w:hideMark/>
          </w:tcPr>
          <w:p w14:paraId="6BC42623" w14:textId="2C6268DC" w:rsidR="005D1F48" w:rsidRPr="005D1F48" w:rsidRDefault="007059C0" w:rsidP="0064474A">
            <w:pPr>
              <w:shd w:val="clear" w:color="auto" w:fill="FFFFFF"/>
              <w:spacing w:after="0" w:line="240" w:lineRule="auto"/>
              <w:jc w:val="center"/>
              <w:rPr>
                <w:rFonts w:ascii="Times New Roman" w:eastAsia="Times New Roman" w:hAnsi="Times New Roman" w:cs="Times New Roman"/>
                <w:kern w:val="0"/>
                <w:lang w:val="es-ES_tradnl" w:eastAsia="es-ES_tradnl"/>
                <w14:ligatures w14:val="none"/>
              </w:rPr>
            </w:pPr>
            <w:r>
              <w:rPr>
                <w:rFonts w:ascii="Times New Roman" w:eastAsia="Times New Roman" w:hAnsi="Times New Roman" w:cs="Times New Roman"/>
                <w:kern w:val="0"/>
                <w:lang w:val="es-ES_tradnl" w:eastAsia="es-ES_tradnl"/>
                <w14:ligatures w14:val="none"/>
              </w:rPr>
              <w:t>$1.900</w:t>
            </w:r>
          </w:p>
        </w:tc>
      </w:tr>
      <w:tr w:rsidR="005D1F48" w:rsidRPr="005D1F48" w14:paraId="27052D3E" w14:textId="77777777" w:rsidTr="00E12838">
        <w:trPr>
          <w:trHeight w:hRule="exact" w:val="297"/>
        </w:trPr>
        <w:tc>
          <w:tcPr>
            <w:tcW w:w="0" w:type="auto"/>
            <w:tcBorders>
              <w:top w:val="single" w:sz="4" w:space="0" w:color="auto"/>
            </w:tcBorders>
            <w:shd w:val="clear" w:color="auto" w:fill="FFFFFF"/>
          </w:tcPr>
          <w:p w14:paraId="6A096817" w14:textId="77777777" w:rsidR="005D1F48" w:rsidRPr="005D1F48" w:rsidRDefault="005D1F48" w:rsidP="005D1F48">
            <w:pPr>
              <w:shd w:val="clear" w:color="auto" w:fill="FFFFFF"/>
              <w:spacing w:after="0" w:line="240" w:lineRule="auto"/>
              <w:rPr>
                <w:rFonts w:ascii="Times New Roman" w:eastAsia="Times New Roman" w:hAnsi="Times New Roman" w:cs="Times New Roman"/>
                <w:kern w:val="0"/>
                <w:sz w:val="20"/>
                <w:szCs w:val="20"/>
                <w:lang w:val="es-ES_tradnl" w:eastAsia="es-ES_tradnl"/>
                <w14:ligatures w14:val="none"/>
              </w:rPr>
            </w:pPr>
          </w:p>
        </w:tc>
        <w:tc>
          <w:tcPr>
            <w:tcW w:w="2034" w:type="dxa"/>
            <w:tcBorders>
              <w:top w:val="single" w:sz="4" w:space="0" w:color="auto"/>
            </w:tcBorders>
          </w:tcPr>
          <w:p w14:paraId="05EB1805" w14:textId="77777777" w:rsidR="005D1F48" w:rsidRPr="005D1F48" w:rsidRDefault="005D1F48" w:rsidP="0064474A">
            <w:pPr>
              <w:shd w:val="clear" w:color="auto" w:fill="FFFFFF"/>
              <w:spacing w:after="0" w:line="240" w:lineRule="auto"/>
              <w:jc w:val="center"/>
              <w:rPr>
                <w:rFonts w:ascii="Times New Roman" w:eastAsia="Times New Roman" w:hAnsi="Times New Roman" w:cs="Times New Roman"/>
                <w:kern w:val="0"/>
                <w:sz w:val="20"/>
                <w:szCs w:val="20"/>
                <w:lang w:val="es-ES_tradnl" w:eastAsia="es-ES_tradnl"/>
                <w14:ligatures w14:val="none"/>
              </w:rPr>
            </w:pPr>
          </w:p>
        </w:tc>
      </w:tr>
    </w:tbl>
    <w:p w14:paraId="532DB385" w14:textId="77777777" w:rsidR="005D1F48" w:rsidRPr="00A66931" w:rsidRDefault="005D1F48" w:rsidP="005D1F48">
      <w:pPr>
        <w:spacing w:after="0" w:line="240" w:lineRule="auto"/>
        <w:jc w:val="center"/>
        <w:rPr>
          <w:rFonts w:ascii="Times New Roman" w:eastAsia="Times New Roman" w:hAnsi="Times New Roman" w:cs="Times New Roman"/>
          <w:b/>
          <w:kern w:val="0"/>
          <w:sz w:val="16"/>
          <w:szCs w:val="16"/>
          <w:lang w:val="es-ES" w:eastAsia="es-ES"/>
          <w14:ligatures w14:val="none"/>
        </w:rPr>
      </w:pPr>
      <w:r w:rsidRPr="00A66931">
        <w:rPr>
          <w:rFonts w:ascii="Times New Roman" w:eastAsia="Times New Roman" w:hAnsi="Times New Roman" w:cs="Times New Roman"/>
          <w:b/>
          <w:kern w:val="0"/>
          <w:sz w:val="16"/>
          <w:szCs w:val="16"/>
          <w:lang w:val="es-ES_tradnl" w:eastAsia="es-ES_tradnl"/>
          <w14:ligatures w14:val="none"/>
        </w:rPr>
        <w:t>* TODOS LOS VALORES MAS I.V.A.</w:t>
      </w:r>
    </w:p>
    <w:bookmarkEnd w:id="12"/>
    <w:p w14:paraId="13F78949"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4D55F228" w14:textId="77777777" w:rsidR="00A66931" w:rsidRDefault="00A66931"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18895B2D"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651B2F8C"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02EE78F1" w14:textId="77777777" w:rsidR="007D292F" w:rsidRDefault="007D292F"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530BC625" w14:textId="4FCC3C19" w:rsidR="00275EC9" w:rsidRDefault="00275EC9"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692A65F8" w14:textId="77777777" w:rsidR="00CF204B" w:rsidRPr="005D1F48" w:rsidRDefault="00CF204B"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70549D7C" w14:textId="77777777" w:rsidR="005D1F48" w:rsidRPr="005D1F48" w:rsidRDefault="005D1F48" w:rsidP="005D1F48">
      <w:pPr>
        <w:spacing w:after="0" w:line="240" w:lineRule="auto"/>
        <w:jc w:val="center"/>
        <w:rPr>
          <w:rFonts w:ascii="Times New Roman" w:eastAsia="Times New Roman" w:hAnsi="Times New Roman" w:cs="Times New Roman"/>
          <w:kern w:val="0"/>
          <w:sz w:val="20"/>
          <w:szCs w:val="20"/>
          <w:lang w:val="es-ES" w:eastAsia="es-ES"/>
          <w14:ligatures w14:val="none"/>
        </w:rPr>
      </w:pPr>
    </w:p>
    <w:p w14:paraId="4E8AC437" w14:textId="77777777" w:rsidR="005D1F48" w:rsidRPr="00F4644A" w:rsidRDefault="005D1F48" w:rsidP="005D1F48">
      <w:pPr>
        <w:spacing w:after="0" w:line="240" w:lineRule="auto"/>
        <w:jc w:val="center"/>
        <w:rPr>
          <w:rFonts w:ascii="Times New Roman" w:eastAsia="Times New Roman" w:hAnsi="Times New Roman" w:cs="Times New Roman"/>
          <w:b/>
          <w:kern w:val="0"/>
          <w:sz w:val="36"/>
          <w:szCs w:val="36"/>
          <w:u w:val="single"/>
          <w:lang w:val="es-ES" w:eastAsia="es-ES_tradnl"/>
          <w14:ligatures w14:val="none"/>
        </w:rPr>
      </w:pPr>
      <w:bookmarkStart w:id="13" w:name="_Hlk173178788"/>
      <w:r w:rsidRPr="00F4644A">
        <w:rPr>
          <w:rFonts w:ascii="Times New Roman" w:eastAsia="Times New Roman" w:hAnsi="Times New Roman" w:cs="Times New Roman"/>
          <w:b/>
          <w:kern w:val="0"/>
          <w:sz w:val="36"/>
          <w:szCs w:val="36"/>
          <w:u w:val="single"/>
          <w:lang w:val="es-ES" w:eastAsia="es-ES_tradnl"/>
          <w14:ligatures w14:val="none"/>
        </w:rPr>
        <w:lastRenderedPageBreak/>
        <w:t xml:space="preserve">A U T O R I Z A C I </w:t>
      </w:r>
      <w:proofErr w:type="spellStart"/>
      <w:r w:rsidRPr="00F4644A">
        <w:rPr>
          <w:rFonts w:ascii="Times New Roman" w:eastAsia="Times New Roman" w:hAnsi="Times New Roman" w:cs="Times New Roman"/>
          <w:b/>
          <w:kern w:val="0"/>
          <w:sz w:val="36"/>
          <w:szCs w:val="36"/>
          <w:u w:val="single"/>
          <w:lang w:val="es-ES" w:eastAsia="es-ES_tradnl"/>
          <w14:ligatures w14:val="none"/>
        </w:rPr>
        <w:t>Ó</w:t>
      </w:r>
      <w:proofErr w:type="spellEnd"/>
      <w:r w:rsidRPr="00F4644A">
        <w:rPr>
          <w:rFonts w:ascii="Times New Roman" w:eastAsia="Times New Roman" w:hAnsi="Times New Roman" w:cs="Times New Roman"/>
          <w:b/>
          <w:kern w:val="0"/>
          <w:sz w:val="36"/>
          <w:szCs w:val="36"/>
          <w:u w:val="single"/>
          <w:lang w:val="es-ES" w:eastAsia="es-ES_tradnl"/>
          <w14:ligatures w14:val="none"/>
        </w:rPr>
        <w:t xml:space="preserve"> N</w:t>
      </w:r>
    </w:p>
    <w:p w14:paraId="3C9648AC" w14:textId="77777777" w:rsidR="005D1F48" w:rsidRPr="005D1F48" w:rsidRDefault="005D1F48" w:rsidP="005D1F48">
      <w:pPr>
        <w:spacing w:after="0" w:line="240" w:lineRule="auto"/>
        <w:jc w:val="center"/>
        <w:rPr>
          <w:rFonts w:ascii="Times New Roman" w:eastAsia="Times New Roman" w:hAnsi="Times New Roman" w:cs="Times New Roman"/>
          <w:b/>
          <w:kern w:val="0"/>
          <w:sz w:val="40"/>
          <w:szCs w:val="40"/>
          <w:u w:val="single"/>
          <w:lang w:val="es-ES" w:eastAsia="es-ES_tradnl"/>
          <w14:ligatures w14:val="none"/>
        </w:rPr>
      </w:pPr>
    </w:p>
    <w:p w14:paraId="71F0BF59" w14:textId="29CFF993" w:rsidR="005D1F48" w:rsidRPr="00960578" w:rsidRDefault="005D1F48" w:rsidP="004C11CB">
      <w:pPr>
        <w:spacing w:after="0" w:line="240" w:lineRule="auto"/>
        <w:ind w:left="180" w:right="180"/>
        <w:jc w:val="both"/>
        <w:rPr>
          <w:rFonts w:ascii="Times New Roman" w:eastAsia="Times New Roman" w:hAnsi="Times New Roman" w:cs="Times New Roman"/>
          <w:b/>
          <w:noProof/>
          <w:kern w:val="0"/>
          <w:lang w:val="es-ES_tradnl" w:eastAsia="es-ES_tradnl"/>
          <w14:ligatures w14:val="none"/>
        </w:rPr>
      </w:pPr>
      <w:r w:rsidRPr="00DF3632">
        <w:rPr>
          <w:rFonts w:ascii="Times New Roman" w:eastAsia="Times New Roman" w:hAnsi="Times New Roman" w:cs="Times New Roman"/>
          <w:kern w:val="0"/>
          <w:lang w:val="es-ES_tradnl" w:eastAsia="es-ES_tradnl"/>
          <w14:ligatures w14:val="none"/>
        </w:rPr>
        <w:t xml:space="preserve">EN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COMUNA_SUCURSAL </w:instrText>
      </w:r>
      <w:r w:rsidRPr="00DF3632">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LA FLORIDA</w:t>
      </w:r>
      <w:r w:rsidRPr="00DF3632">
        <w:rPr>
          <w:rFonts w:ascii="Times New Roman" w:eastAsia="Times New Roman" w:hAnsi="Times New Roman" w:cs="Times New Roman"/>
          <w:b/>
          <w:kern w:val="0"/>
          <w:lang w:val="es-ES_tradnl" w:eastAsia="es-ES_tradnl"/>
          <w14:ligatures w14:val="none"/>
        </w:rPr>
        <w:fldChar w:fldCharType="end"/>
      </w:r>
      <w:r w:rsidR="00FB4E6F">
        <w:rPr>
          <w:rFonts w:ascii="Times New Roman" w:eastAsia="Times New Roman" w:hAnsi="Times New Roman" w:cs="Times New Roman"/>
          <w:kern w:val="0"/>
          <w:lang w:val="es-ES_tradnl" w:eastAsia="es-ES_tradnl"/>
          <w14:ligatures w14:val="none"/>
        </w:rPr>
        <w:t xml:space="preserve">, A </w:t>
      </w:r>
      <w:r w:rsidR="00EE5D11" w:rsidRPr="00EE5D11">
        <w:rPr>
          <w:rFonts w:ascii="Times New Roman" w:eastAsia="Times New Roman" w:hAnsi="Times New Roman" w:cs="Times New Roman"/>
          <w:b/>
          <w:bCs/>
          <w:kern w:val="0"/>
          <w:lang w:val="es-ES_tradnl" w:eastAsia="es-ES_tradnl"/>
          <w14:ligatures w14:val="none"/>
        </w:rPr>
        <w:fldChar w:fldCharType="begin"/>
      </w:r>
      <w:r w:rsidR="00EE5D11" w:rsidRPr="00EE5D11">
        <w:rPr>
          <w:rFonts w:ascii="Times New Roman" w:eastAsia="Times New Roman" w:hAnsi="Times New Roman" w:cs="Times New Roman"/>
          <w:b/>
          <w:bCs/>
          <w:kern w:val="0"/>
          <w:lang w:val="es-ES_tradnl" w:eastAsia="es-ES_tradnl"/>
          <w14:ligatures w14:val="none"/>
        </w:rPr>
        <w:instrText xml:space="preserve"> MERGEFIELD "FECHA_DE_INICIO" </w:instrText>
      </w:r>
      <w:r w:rsidR="00EE5D11" w:rsidRPr="00EE5D11">
        <w:rPr>
          <w:rFonts w:ascii="Times New Roman" w:eastAsia="Times New Roman" w:hAnsi="Times New Roman" w:cs="Times New Roman"/>
          <w:b/>
          <w:bCs/>
          <w:kern w:val="0"/>
          <w:lang w:val="es-ES_tradnl" w:eastAsia="es-ES_tradnl"/>
          <w14:ligatures w14:val="none"/>
        </w:rPr>
        <w:fldChar w:fldCharType="separate"/>
      </w:r>
      <w:r w:rsidR="009559C7" w:rsidRPr="004A44A8">
        <w:rPr>
          <w:rFonts w:ascii="Times New Roman" w:eastAsia="Times New Roman" w:hAnsi="Times New Roman" w:cs="Times New Roman"/>
          <w:b/>
          <w:bCs/>
          <w:noProof/>
          <w:kern w:val="0"/>
          <w:lang w:val="es-ES_tradnl" w:eastAsia="es-ES_tradnl"/>
          <w14:ligatures w14:val="none"/>
        </w:rPr>
        <w:t>02 DE OCTUBRE DE 2026</w:t>
      </w:r>
      <w:r w:rsidR="00EE5D11" w:rsidRPr="00EE5D11">
        <w:rPr>
          <w:rFonts w:ascii="Times New Roman" w:eastAsia="Times New Roman" w:hAnsi="Times New Roman" w:cs="Times New Roman"/>
          <w:b/>
          <w:bCs/>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w:t>
      </w:r>
      <w:r w:rsidR="00722238" w:rsidRPr="00D14ED2">
        <w:rPr>
          <w:rFonts w:ascii="Times New Roman" w:eastAsia="Times New Roman" w:hAnsi="Times New Roman" w:cs="Times New Roman"/>
          <w:kern w:val="0"/>
          <w:lang w:val="es-ES_tradnl" w:eastAsia="es-ES_tradnl"/>
          <w14:ligatures w14:val="none"/>
        </w:rPr>
        <w:t xml:space="preserve">MARCO ANTONIO ESCOBAR DONOSO SERVICIOS RETAIL </w:t>
      </w:r>
      <w:r w:rsidRPr="00D14ED2">
        <w:rPr>
          <w:rFonts w:ascii="Times New Roman" w:eastAsia="Times New Roman" w:hAnsi="Times New Roman" w:cs="Times New Roman"/>
          <w:kern w:val="0"/>
          <w:lang w:val="es-ES_tradnl" w:eastAsia="es-ES_tradnl"/>
          <w14:ligatures w14:val="none"/>
        </w:rPr>
        <w:t>E.I.R.L</w:t>
      </w:r>
      <w:r w:rsidRPr="00DF3632">
        <w:rPr>
          <w:rFonts w:ascii="Times New Roman" w:eastAsia="Times New Roman" w:hAnsi="Times New Roman" w:cs="Times New Roman"/>
          <w:kern w:val="0"/>
          <w:lang w:val="es-ES_tradnl" w:eastAsia="es-ES_tradnl"/>
          <w14:ligatures w14:val="none"/>
        </w:rPr>
        <w:t>, R</w:t>
      </w:r>
      <w:r w:rsidR="005F5CC9" w:rsidRPr="00DF3632">
        <w:rPr>
          <w:rFonts w:ascii="Times New Roman" w:eastAsia="Times New Roman" w:hAnsi="Times New Roman" w:cs="Times New Roman"/>
          <w:kern w:val="0"/>
          <w:lang w:val="es-ES_tradnl" w:eastAsia="es-ES_tradnl"/>
          <w14:ligatures w14:val="none"/>
        </w:rPr>
        <w:t xml:space="preserve">OL ÚNICO TRIBUTARIO NÚMERO </w:t>
      </w:r>
      <w:r w:rsidRPr="00DF3632">
        <w:rPr>
          <w:rFonts w:ascii="Times New Roman" w:eastAsia="Times New Roman" w:hAnsi="Times New Roman" w:cs="Times New Roman"/>
          <w:kern w:val="0"/>
          <w:lang w:val="es-ES_tradnl" w:eastAsia="es-ES_tradnl"/>
          <w14:ligatures w14:val="none"/>
        </w:rPr>
        <w:t xml:space="preserve">76.431.160-4, REPRESENTADA LEGALMENTE POR DON </w:t>
      </w:r>
      <w:r w:rsidRPr="00D14ED2">
        <w:rPr>
          <w:rFonts w:ascii="Times New Roman" w:eastAsia="Times New Roman" w:hAnsi="Times New Roman" w:cs="Times New Roman"/>
          <w:kern w:val="0"/>
          <w:lang w:val="es-ES_tradnl" w:eastAsia="es-ES_tradnl"/>
          <w14:ligatures w14:val="none"/>
        </w:rPr>
        <w:t>MARCO ANTONIO ESCOBAR DONOSO,</w:t>
      </w:r>
      <w:r w:rsidRPr="00DF3632">
        <w:rPr>
          <w:rFonts w:ascii="Times New Roman" w:eastAsia="Times New Roman" w:hAnsi="Times New Roman" w:cs="Times New Roman"/>
          <w:kern w:val="0"/>
          <w:lang w:val="es-ES_tradnl" w:eastAsia="es-ES_tradnl"/>
          <w14:ligatures w14:val="none"/>
        </w:rPr>
        <w:t xml:space="preserve"> </w:t>
      </w:r>
      <w:r w:rsidR="005F5CC9" w:rsidRPr="00DF3632">
        <w:rPr>
          <w:rFonts w:ascii="Times New Roman" w:eastAsia="Times New Roman" w:hAnsi="Times New Roman" w:cs="Times New Roman"/>
          <w:kern w:val="0"/>
          <w:lang w:val="es-ES_tradnl" w:eastAsia="es-ES_tradnl"/>
          <w14:ligatures w14:val="none"/>
        </w:rPr>
        <w:t xml:space="preserve">CHILENO, DIVORCIADO, </w:t>
      </w:r>
      <w:r w:rsidRPr="00DF3632">
        <w:rPr>
          <w:rFonts w:ascii="Times New Roman" w:eastAsia="Times New Roman" w:hAnsi="Times New Roman" w:cs="Times New Roman"/>
          <w:kern w:val="0"/>
          <w:lang w:val="es-ES_tradnl" w:eastAsia="es-ES_tradnl"/>
          <w14:ligatures w14:val="none"/>
        </w:rPr>
        <w:t xml:space="preserve">INGENIERO DE EJECUCIÓN, </w:t>
      </w:r>
      <w:r w:rsidR="005F5CC9" w:rsidRPr="00DF3632">
        <w:rPr>
          <w:rFonts w:ascii="Times New Roman" w:eastAsia="Times New Roman" w:hAnsi="Times New Roman" w:cs="Times New Roman"/>
          <w:kern w:val="0"/>
          <w:lang w:val="es-ES_tradnl" w:eastAsia="es-ES_tradnl"/>
          <w14:ligatures w14:val="none"/>
        </w:rPr>
        <w:t xml:space="preserve">CÉDULA DE IDENTIDAD NÚMERO </w:t>
      </w:r>
      <w:r w:rsidRPr="00DF3632">
        <w:rPr>
          <w:rFonts w:ascii="Times New Roman" w:eastAsia="Times New Roman" w:hAnsi="Times New Roman" w:cs="Times New Roman"/>
          <w:kern w:val="0"/>
          <w:lang w:val="es-ES_tradnl" w:eastAsia="es-ES_tradnl"/>
          <w14:ligatures w14:val="none"/>
        </w:rPr>
        <w:t>10.398.885-3, AMBOS CON DOMICILIO EN CALLE BLANCO</w:t>
      </w:r>
      <w:r w:rsidR="0062065F" w:rsidRPr="00DF3632">
        <w:rPr>
          <w:rFonts w:ascii="Times New Roman" w:eastAsia="Times New Roman" w:hAnsi="Times New Roman" w:cs="Times New Roman"/>
          <w:kern w:val="0"/>
          <w:lang w:val="es-ES_tradnl" w:eastAsia="es-ES_tradnl"/>
          <w14:ligatures w14:val="none"/>
        </w:rPr>
        <w:t xml:space="preserve"> N°</w:t>
      </w:r>
      <w:r w:rsidRPr="00DF3632">
        <w:rPr>
          <w:rFonts w:ascii="Times New Roman" w:eastAsia="Times New Roman" w:hAnsi="Times New Roman" w:cs="Times New Roman"/>
          <w:kern w:val="0"/>
          <w:lang w:val="es-ES_tradnl" w:eastAsia="es-ES_tradnl"/>
          <w14:ligatures w14:val="none"/>
        </w:rPr>
        <w:t>1215</w:t>
      </w:r>
      <w:r w:rsidR="0062065F" w:rsidRPr="00DF3632">
        <w:rPr>
          <w:rFonts w:ascii="Times New Roman" w:eastAsia="Times New Roman" w:hAnsi="Times New Roman" w:cs="Times New Roman"/>
          <w:kern w:val="0"/>
          <w:lang w:val="es-ES_tradnl" w:eastAsia="es-ES_tradnl"/>
          <w14:ligatures w14:val="none"/>
        </w:rPr>
        <w:t>,</w:t>
      </w:r>
      <w:r w:rsidRPr="00DF3632">
        <w:rPr>
          <w:rFonts w:ascii="Times New Roman" w:eastAsia="Times New Roman" w:hAnsi="Times New Roman" w:cs="Times New Roman"/>
          <w:kern w:val="0"/>
          <w:lang w:val="es-ES_tradnl" w:eastAsia="es-ES_tradnl"/>
          <w14:ligatures w14:val="none"/>
        </w:rPr>
        <w:t xml:space="preserve"> OFICINA </w:t>
      </w:r>
      <w:r w:rsidR="008878EC" w:rsidRPr="00DF3632">
        <w:rPr>
          <w:rFonts w:ascii="Times New Roman" w:eastAsia="Times New Roman" w:hAnsi="Times New Roman" w:cs="Times New Roman"/>
          <w:kern w:val="0"/>
          <w:lang w:val="es-ES_tradnl" w:eastAsia="es-ES_tradnl"/>
          <w14:ligatures w14:val="none"/>
        </w:rPr>
        <w:t>N°</w:t>
      </w:r>
      <w:r w:rsidRPr="00DF3632">
        <w:rPr>
          <w:rFonts w:ascii="Times New Roman" w:eastAsia="Times New Roman" w:hAnsi="Times New Roman" w:cs="Times New Roman"/>
          <w:kern w:val="0"/>
          <w:lang w:val="es-ES_tradnl" w:eastAsia="es-ES_tradnl"/>
          <w14:ligatures w14:val="none"/>
        </w:rPr>
        <w:t>405, COMUNA DE VALPARA</w:t>
      </w:r>
      <w:r w:rsidR="0062065F" w:rsidRPr="00DF3632">
        <w:rPr>
          <w:rFonts w:ascii="Times New Roman" w:eastAsia="Times New Roman" w:hAnsi="Times New Roman" w:cs="Times New Roman"/>
          <w:kern w:val="0"/>
          <w:lang w:val="es-ES_tradnl" w:eastAsia="es-ES_tradnl"/>
          <w14:ligatures w14:val="none"/>
        </w:rPr>
        <w:t>Í</w:t>
      </w:r>
      <w:r w:rsidRPr="00DF3632">
        <w:rPr>
          <w:rFonts w:ascii="Times New Roman" w:eastAsia="Times New Roman" w:hAnsi="Times New Roman" w:cs="Times New Roman"/>
          <w:kern w:val="0"/>
          <w:lang w:val="es-ES_tradnl" w:eastAsia="es-ES_tradnl"/>
          <w14:ligatures w14:val="none"/>
        </w:rPr>
        <w:t>SO, REGIÓN</w:t>
      </w:r>
      <w:r w:rsidR="00FF63F7">
        <w:rPr>
          <w:rFonts w:ascii="Times New Roman" w:eastAsia="Times New Roman" w:hAnsi="Times New Roman" w:cs="Times New Roman"/>
          <w:kern w:val="0"/>
          <w:lang w:val="es-ES_tradnl" w:eastAsia="es-ES_tradnl"/>
          <w14:ligatures w14:val="none"/>
        </w:rPr>
        <w:t xml:space="preserve"> DE VALPARAÍSO</w:t>
      </w:r>
      <w:r w:rsidR="0062065F" w:rsidRPr="00DF3632">
        <w:rPr>
          <w:rFonts w:ascii="Times New Roman" w:eastAsia="Times New Roman" w:hAnsi="Times New Roman" w:cs="Times New Roman"/>
          <w:kern w:val="0"/>
          <w:lang w:val="es-ES_tradnl" w:eastAsia="es-ES_tradnl"/>
          <w14:ligatures w14:val="none"/>
        </w:rPr>
        <w:t>;</w:t>
      </w:r>
      <w:r w:rsidRPr="00DF3632">
        <w:rPr>
          <w:rFonts w:ascii="Times New Roman" w:eastAsia="Times New Roman" w:hAnsi="Times New Roman" w:cs="Times New Roman"/>
          <w:kern w:val="0"/>
          <w:lang w:val="es-ES_tradnl" w:eastAsia="es-ES_tradnl"/>
          <w14:ligatures w14:val="none"/>
        </w:rPr>
        <w:t xml:space="preserve"> VIENEN A AUTO</w:t>
      </w:r>
      <w:r w:rsidR="00712BD4">
        <w:rPr>
          <w:rFonts w:ascii="Times New Roman" w:eastAsia="Times New Roman" w:hAnsi="Times New Roman" w:cs="Times New Roman"/>
          <w:kern w:val="0"/>
          <w:lang w:val="es-ES_tradnl" w:eastAsia="es-ES_tradnl"/>
          <w14:ligatures w14:val="none"/>
        </w:rPr>
        <w:t xml:space="preserve">RIZAR POR </w:t>
      </w:r>
      <w:r w:rsidR="0089388F">
        <w:rPr>
          <w:rFonts w:ascii="Times New Roman" w:eastAsia="Times New Roman" w:hAnsi="Times New Roman" w:cs="Times New Roman"/>
          <w:kern w:val="0"/>
          <w:lang w:val="es-ES_tradnl" w:eastAsia="es-ES_tradnl"/>
          <w14:ligatures w14:val="none"/>
        </w:rPr>
        <w:fldChar w:fldCharType="begin"/>
      </w:r>
      <w:r w:rsidR="0089388F">
        <w:rPr>
          <w:rFonts w:ascii="Times New Roman" w:eastAsia="Times New Roman" w:hAnsi="Times New Roman" w:cs="Times New Roman"/>
          <w:kern w:val="0"/>
          <w:lang w:val="es-ES_tradnl" w:eastAsia="es-ES_tradnl"/>
          <w14:ligatures w14:val="none"/>
        </w:rPr>
        <w:instrText xml:space="preserve"> MERGEFIELD "DURACIÓN" </w:instrText>
      </w:r>
      <w:r w:rsidR="0089388F">
        <w:rPr>
          <w:rFonts w:ascii="Times New Roman" w:eastAsia="Times New Roman" w:hAnsi="Times New Roman" w:cs="Times New Roman"/>
          <w:kern w:val="0"/>
          <w:lang w:val="es-ES_tradnl" w:eastAsia="es-ES_tradnl"/>
          <w14:ligatures w14:val="none"/>
        </w:rPr>
        <w:fldChar w:fldCharType="separate"/>
      </w:r>
      <w:r w:rsidR="009559C7" w:rsidRPr="004A44A8">
        <w:rPr>
          <w:rFonts w:ascii="Times New Roman" w:eastAsia="Times New Roman" w:hAnsi="Times New Roman" w:cs="Times New Roman"/>
          <w:noProof/>
          <w:kern w:val="0"/>
          <w:lang w:val="es-ES_tradnl" w:eastAsia="es-ES_tradnl"/>
          <w14:ligatures w14:val="none"/>
        </w:rPr>
        <w:t>(12 MESES)</w:t>
      </w:r>
      <w:r w:rsidR="0089388F">
        <w:rPr>
          <w:rFonts w:ascii="Times New Roman" w:eastAsia="Times New Roman" w:hAnsi="Times New Roman" w:cs="Times New Roman"/>
          <w:kern w:val="0"/>
          <w:lang w:val="es-ES_tradnl" w:eastAsia="es-ES_tradnl"/>
          <w14:ligatures w14:val="none"/>
        </w:rPr>
        <w:fldChar w:fldCharType="end"/>
      </w:r>
      <w:r w:rsidR="0089388F">
        <w:rPr>
          <w:rFonts w:ascii="Times New Roman" w:eastAsia="Times New Roman" w:hAnsi="Times New Roman" w:cs="Times New Roman"/>
          <w:kern w:val="0"/>
          <w:lang w:val="es-ES_tradnl" w:eastAsia="es-ES_tradnl"/>
          <w14:ligatures w14:val="none"/>
        </w:rPr>
        <w:t xml:space="preserve"> </w:t>
      </w:r>
      <w:r w:rsidRPr="00DF3632">
        <w:rPr>
          <w:rFonts w:ascii="Times New Roman" w:eastAsia="Times New Roman" w:hAnsi="Times New Roman" w:cs="Times New Roman"/>
          <w:kern w:val="0"/>
          <w:lang w:val="es-ES_tradnl" w:eastAsia="es-ES_tradnl"/>
          <w14:ligatures w14:val="none"/>
        </w:rPr>
        <w:t xml:space="preserve">A LA EMPRESA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RAZON_SOCIAL </w:instrText>
      </w:r>
      <w:r w:rsidRPr="00DF3632">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ALTUS AND COMPANY CO. SPA</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R</w:t>
      </w:r>
      <w:r w:rsidR="00FF63F7">
        <w:rPr>
          <w:rFonts w:ascii="Times New Roman" w:eastAsia="Times New Roman" w:hAnsi="Times New Roman" w:cs="Times New Roman"/>
          <w:kern w:val="0"/>
          <w:lang w:val="es-ES_tradnl" w:eastAsia="es-ES_tradnl"/>
          <w14:ligatures w14:val="none"/>
        </w:rPr>
        <w:t>OL ÚNICO TRIBUTARIO</w:t>
      </w:r>
      <w:r w:rsidR="007451DC">
        <w:rPr>
          <w:rFonts w:ascii="Times New Roman" w:eastAsia="Times New Roman" w:hAnsi="Times New Roman" w:cs="Times New Roman"/>
          <w:kern w:val="0"/>
          <w:lang w:val="es-ES_tradnl" w:eastAsia="es-ES_tradnl"/>
          <w14:ligatures w14:val="none"/>
        </w:rPr>
        <w:t xml:space="preserve"> NÚMERO</w:t>
      </w:r>
      <w:r w:rsidRPr="00DF3632">
        <w:rPr>
          <w:rFonts w:ascii="Times New Roman" w:eastAsia="Times New Roman" w:hAnsi="Times New Roman" w:cs="Times New Roman"/>
          <w:kern w:val="0"/>
          <w:lang w:val="es-ES_tradnl" w:eastAsia="es-ES_tradnl"/>
          <w14:ligatures w14:val="none"/>
        </w:rPr>
        <w:t xml:space="preserve">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RUT </w:instrText>
      </w:r>
      <w:r w:rsidRPr="00DF3632">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78.526.673-0</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REPRESENTADA LEGALMENTE POR DON(A)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REPRESENTANTE_LEGAL </w:instrText>
      </w:r>
      <w:r w:rsidRPr="00DF3632">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OSCAR CONTRERAS BENAVIDES</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w:t>
      </w:r>
      <w:r w:rsidR="00FF63F7">
        <w:rPr>
          <w:rFonts w:ascii="Times New Roman" w:eastAsia="Times New Roman" w:hAnsi="Times New Roman" w:cs="Times New Roman"/>
          <w:kern w:val="0"/>
          <w:lang w:val="es-ES_tradnl" w:eastAsia="es-ES_tradnl"/>
          <w14:ligatures w14:val="none"/>
        </w:rPr>
        <w:t>CÉDULA DE IDENTIDAD NÚMERO</w:t>
      </w:r>
      <w:r w:rsidRPr="00DF3632">
        <w:rPr>
          <w:rFonts w:ascii="Times New Roman" w:eastAsia="Times New Roman" w:hAnsi="Times New Roman" w:cs="Times New Roman"/>
          <w:kern w:val="0"/>
          <w:lang w:val="es-ES_tradnl" w:eastAsia="es-ES_tradnl"/>
          <w14:ligatures w14:val="none"/>
        </w:rPr>
        <w:t xml:space="preserve">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RUT_REP_LEGAL </w:instrText>
      </w:r>
      <w:r w:rsidRPr="00DF3632">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14.144.266-K</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b/>
          <w:kern w:val="0"/>
          <w:lang w:val="es-ES_tradnl" w:eastAsia="es-ES_tradnl"/>
          <w14:ligatures w14:val="none"/>
        </w:rPr>
        <w:t xml:space="preserve">, </w:t>
      </w:r>
      <w:r w:rsidRPr="00DF3632">
        <w:rPr>
          <w:rFonts w:ascii="Times New Roman" w:eastAsia="Times New Roman" w:hAnsi="Times New Roman" w:cs="Times New Roman"/>
          <w:kern w:val="0"/>
          <w:lang w:val="es-ES_tradnl" w:eastAsia="es-ES_tradnl"/>
          <w14:ligatures w14:val="none"/>
        </w:rPr>
        <w:t>PARA FIJAR DOMICILIO TRIBUTARI</w:t>
      </w:r>
      <w:r w:rsidR="00C549A0" w:rsidRPr="00DF3632">
        <w:rPr>
          <w:rFonts w:ascii="Times New Roman" w:eastAsia="Times New Roman" w:hAnsi="Times New Roman" w:cs="Times New Roman"/>
          <w:kern w:val="0"/>
          <w:lang w:val="es-ES_tradnl" w:eastAsia="es-ES_tradnl"/>
          <w14:ligatures w14:val="none"/>
        </w:rPr>
        <w:t>O</w:t>
      </w:r>
      <w:r w:rsidR="00683CE2">
        <w:rPr>
          <w:rFonts w:ascii="Times New Roman" w:eastAsia="Times New Roman" w:hAnsi="Times New Roman" w:cs="Times New Roman"/>
          <w:kern w:val="0"/>
          <w:lang w:val="es-ES_tradnl" w:eastAsia="es-ES_tradnl"/>
          <w14:ligatures w14:val="none"/>
        </w:rPr>
        <w:t xml:space="preserve"> POSTAL </w:t>
      </w:r>
      <w:r w:rsidRPr="00DF3632">
        <w:rPr>
          <w:rFonts w:ascii="Times New Roman" w:eastAsia="Times New Roman" w:hAnsi="Times New Roman" w:cs="Times New Roman"/>
          <w:kern w:val="0"/>
          <w:lang w:val="es-ES_tradnl" w:eastAsia="es-ES_tradnl"/>
          <w14:ligatures w14:val="none"/>
        </w:rPr>
        <w:t xml:space="preserve">EN LA PROPIEDAD </w:t>
      </w:r>
      <w:r w:rsidR="00127A35" w:rsidRPr="00DF3632">
        <w:rPr>
          <w:rFonts w:ascii="Times New Roman" w:eastAsia="Times New Roman" w:hAnsi="Times New Roman" w:cs="Times New Roman"/>
          <w:kern w:val="0"/>
          <w:lang w:val="es-ES_tradnl" w:eastAsia="es-ES_tradnl"/>
          <w14:ligatures w14:val="none"/>
        </w:rPr>
        <w:t>UBICADA EN</w:t>
      </w:r>
      <w:r w:rsidR="00127A35" w:rsidRPr="00D14ED2">
        <w:rPr>
          <w:rFonts w:ascii="Times New Roman" w:eastAsia="Times New Roman" w:hAnsi="Times New Roman" w:cs="Times New Roman"/>
          <w:kern w:val="0"/>
          <w:lang w:val="es-ES_tradnl" w:eastAsia="es-ES_tradnl"/>
          <w14:ligatures w14:val="none"/>
        </w:rPr>
        <w:t xml:space="preserve"> </w:t>
      </w:r>
      <w:r w:rsidR="00FF63F7" w:rsidRPr="00683CE2">
        <w:rPr>
          <w:rFonts w:ascii="Times New Roman" w:eastAsia="Times New Roman" w:hAnsi="Times New Roman" w:cs="Times New Roman"/>
          <w:b/>
          <w:bCs/>
          <w:kern w:val="0"/>
          <w:lang w:val="es-ES_tradnl" w:eastAsia="es-ES_tradnl"/>
          <w14:ligatures w14:val="none"/>
        </w:rPr>
        <w:fldChar w:fldCharType="begin"/>
      </w:r>
      <w:r w:rsidR="00FF63F7" w:rsidRPr="00683CE2">
        <w:rPr>
          <w:rFonts w:ascii="Times New Roman" w:eastAsia="Times New Roman" w:hAnsi="Times New Roman" w:cs="Times New Roman"/>
          <w:b/>
          <w:bCs/>
          <w:kern w:val="0"/>
          <w:lang w:val="es-ES_tradnl" w:eastAsia="es-ES_tradnl"/>
          <w14:ligatures w14:val="none"/>
        </w:rPr>
        <w:instrText xml:space="preserve"> MERGEFIELD "SUCURSAL" </w:instrText>
      </w:r>
      <w:r w:rsidR="00FF63F7" w:rsidRPr="00683CE2">
        <w:rPr>
          <w:rFonts w:ascii="Times New Roman" w:eastAsia="Times New Roman" w:hAnsi="Times New Roman" w:cs="Times New Roman"/>
          <w:b/>
          <w:bCs/>
          <w:kern w:val="0"/>
          <w:lang w:val="es-ES_tradnl" w:eastAsia="es-ES_tradnl"/>
          <w14:ligatures w14:val="none"/>
        </w:rPr>
        <w:fldChar w:fldCharType="separate"/>
      </w:r>
      <w:r w:rsidR="009559C7" w:rsidRPr="004A44A8">
        <w:rPr>
          <w:rFonts w:ascii="Times New Roman" w:eastAsia="Times New Roman" w:hAnsi="Times New Roman" w:cs="Times New Roman"/>
          <w:b/>
          <w:bCs/>
          <w:noProof/>
          <w:kern w:val="0"/>
          <w:lang w:val="es-ES_tradnl" w:eastAsia="es-ES_tradnl"/>
          <w14:ligatures w14:val="none"/>
        </w:rPr>
        <w:t>VICUÑA MACKENNA PONIENTE #7255 OFICINA 707</w:t>
      </w:r>
      <w:r w:rsidR="00FF63F7" w:rsidRPr="00683CE2">
        <w:rPr>
          <w:rFonts w:ascii="Times New Roman" w:eastAsia="Times New Roman" w:hAnsi="Times New Roman" w:cs="Times New Roman"/>
          <w:b/>
          <w:bCs/>
          <w:kern w:val="0"/>
          <w:lang w:val="es-ES_tradnl" w:eastAsia="es-ES_tradnl"/>
          <w14:ligatures w14:val="none"/>
        </w:rPr>
        <w:fldChar w:fldCharType="end"/>
      </w:r>
      <w:r w:rsidR="00712BD4">
        <w:rPr>
          <w:rFonts w:ascii="Times New Roman" w:eastAsia="Times New Roman" w:hAnsi="Times New Roman" w:cs="Times New Roman"/>
          <w:b/>
          <w:bCs/>
          <w:kern w:val="0"/>
          <w:lang w:val="es-ES_tradnl" w:eastAsia="es-ES_tradnl"/>
          <w14:ligatures w14:val="none"/>
        </w:rPr>
        <w:t xml:space="preserve"> </w:t>
      </w:r>
      <w:r w:rsidR="00E33CE9">
        <w:rPr>
          <w:rFonts w:ascii="Times New Roman" w:eastAsia="Times New Roman" w:hAnsi="Times New Roman" w:cs="Times New Roman"/>
          <w:kern w:val="0"/>
          <w:lang w:val="es-ES_tradnl" w:eastAsia="es-ES_tradnl"/>
          <w14:ligatures w14:val="none"/>
        </w:rPr>
        <w:t xml:space="preserve">COMUNA DE </w:t>
      </w:r>
      <w:r w:rsidR="00FF63F7" w:rsidRPr="00FF63F7">
        <w:rPr>
          <w:rFonts w:ascii="Times New Roman" w:eastAsia="Times New Roman" w:hAnsi="Times New Roman" w:cs="Times New Roman"/>
          <w:b/>
          <w:bCs/>
          <w:kern w:val="0"/>
          <w:lang w:val="es-ES_tradnl" w:eastAsia="es-ES_tradnl"/>
          <w14:ligatures w14:val="none"/>
        </w:rPr>
        <w:fldChar w:fldCharType="begin"/>
      </w:r>
      <w:r w:rsidR="00FF63F7" w:rsidRPr="00FF63F7">
        <w:rPr>
          <w:rFonts w:ascii="Times New Roman" w:eastAsia="Times New Roman" w:hAnsi="Times New Roman" w:cs="Times New Roman"/>
          <w:b/>
          <w:bCs/>
          <w:kern w:val="0"/>
          <w:lang w:val="es-ES_tradnl" w:eastAsia="es-ES_tradnl"/>
          <w14:ligatures w14:val="none"/>
        </w:rPr>
        <w:instrText xml:space="preserve"> MERGEFIELD "COMUNA_SUCURSAL" </w:instrText>
      </w:r>
      <w:r w:rsidR="00FF63F7" w:rsidRPr="00FF63F7">
        <w:rPr>
          <w:rFonts w:ascii="Times New Roman" w:eastAsia="Times New Roman" w:hAnsi="Times New Roman" w:cs="Times New Roman"/>
          <w:b/>
          <w:bCs/>
          <w:kern w:val="0"/>
          <w:lang w:val="es-ES_tradnl" w:eastAsia="es-ES_tradnl"/>
          <w14:ligatures w14:val="none"/>
        </w:rPr>
        <w:fldChar w:fldCharType="separate"/>
      </w:r>
      <w:r w:rsidR="009559C7" w:rsidRPr="004A44A8">
        <w:rPr>
          <w:rFonts w:ascii="Times New Roman" w:eastAsia="Times New Roman" w:hAnsi="Times New Roman" w:cs="Times New Roman"/>
          <w:b/>
          <w:bCs/>
          <w:noProof/>
          <w:kern w:val="0"/>
          <w:lang w:val="es-ES_tradnl" w:eastAsia="es-ES_tradnl"/>
          <w14:ligatures w14:val="none"/>
        </w:rPr>
        <w:t>LA FLORIDA</w:t>
      </w:r>
      <w:r w:rsidR="00FF63F7" w:rsidRPr="00FF63F7">
        <w:rPr>
          <w:rFonts w:ascii="Times New Roman" w:eastAsia="Times New Roman" w:hAnsi="Times New Roman" w:cs="Times New Roman"/>
          <w:b/>
          <w:bCs/>
          <w:kern w:val="0"/>
          <w:lang w:val="es-ES_tradnl" w:eastAsia="es-ES_tradnl"/>
          <w14:ligatures w14:val="none"/>
        </w:rPr>
        <w:fldChar w:fldCharType="end"/>
      </w:r>
      <w:r w:rsidR="0089388F">
        <w:rPr>
          <w:rFonts w:ascii="Times New Roman" w:eastAsia="Times New Roman" w:hAnsi="Times New Roman" w:cs="Times New Roman"/>
          <w:b/>
          <w:bCs/>
          <w:kern w:val="0"/>
          <w:lang w:val="es-ES_tradnl" w:eastAsia="es-ES_tradnl"/>
          <w14:ligatures w14:val="none"/>
        </w:rPr>
        <w:t xml:space="preserve">, REGIÓN </w:t>
      </w:r>
      <w:r w:rsidR="007451DC">
        <w:rPr>
          <w:rFonts w:ascii="Times New Roman" w:eastAsia="Times New Roman" w:hAnsi="Times New Roman" w:cs="Times New Roman"/>
          <w:b/>
          <w:kern w:val="0"/>
          <w:lang w:val="es-ES_tradnl" w:eastAsia="es-ES_tradnl"/>
          <w14:ligatures w14:val="none"/>
        </w:rPr>
        <w:fldChar w:fldCharType="begin"/>
      </w:r>
      <w:r w:rsidR="007451DC">
        <w:rPr>
          <w:rFonts w:ascii="Times New Roman" w:eastAsia="Times New Roman" w:hAnsi="Times New Roman" w:cs="Times New Roman"/>
          <w:b/>
          <w:kern w:val="0"/>
          <w:lang w:val="es-ES_tradnl" w:eastAsia="es-ES_tradnl"/>
          <w14:ligatures w14:val="none"/>
        </w:rPr>
        <w:instrText xml:space="preserve"> MERGEFIELD "REGIÓN_SUCURSAL" </w:instrText>
      </w:r>
      <w:r w:rsidR="007451DC">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METROPOLITANA</w:t>
      </w:r>
      <w:r w:rsidR="007451DC">
        <w:rPr>
          <w:rFonts w:ascii="Times New Roman" w:eastAsia="Times New Roman" w:hAnsi="Times New Roman" w:cs="Times New Roman"/>
          <w:b/>
          <w:kern w:val="0"/>
          <w:lang w:val="es-ES_tradnl" w:eastAsia="es-ES_tradnl"/>
          <w14:ligatures w14:val="none"/>
        </w:rPr>
        <w:fldChar w:fldCharType="end"/>
      </w:r>
      <w:r w:rsidR="007451DC">
        <w:rPr>
          <w:rFonts w:ascii="Times New Roman" w:eastAsia="Times New Roman" w:hAnsi="Times New Roman" w:cs="Times New Roman"/>
          <w:b/>
          <w:kern w:val="0"/>
          <w:lang w:val="es-ES_tradnl" w:eastAsia="es-ES_tradnl"/>
          <w14:ligatures w14:val="none"/>
        </w:rPr>
        <w:t>,</w:t>
      </w:r>
      <w:r w:rsidR="00722238">
        <w:rPr>
          <w:rFonts w:ascii="Times New Roman" w:eastAsia="Times New Roman" w:hAnsi="Times New Roman" w:cs="Times New Roman"/>
          <w:b/>
          <w:bCs/>
          <w:caps/>
          <w:kern w:val="0"/>
          <w:lang w:val="es-ES_tradnl" w:eastAsia="es-ES_tradnl"/>
          <w14:ligatures w14:val="none"/>
        </w:rPr>
        <w:t xml:space="preserve"> INDIVIDUALIZADA CON EL</w:t>
      </w:r>
      <w:r w:rsidR="00127A35" w:rsidRPr="00D14ED2">
        <w:rPr>
          <w:rFonts w:ascii="Times New Roman" w:eastAsia="Times New Roman" w:hAnsi="Times New Roman" w:cs="Times New Roman"/>
          <w:caps/>
          <w:kern w:val="0"/>
          <w:lang w:val="es-ES_tradnl" w:eastAsia="es-ES_tradnl"/>
          <w14:ligatures w14:val="none"/>
        </w:rPr>
        <w:t xml:space="preserve"> </w:t>
      </w:r>
      <w:r w:rsidRPr="00127A35">
        <w:rPr>
          <w:rFonts w:ascii="Times New Roman" w:eastAsia="Times New Roman" w:hAnsi="Times New Roman" w:cs="Times New Roman"/>
          <w:b/>
          <w:bCs/>
          <w:kern w:val="0"/>
          <w:lang w:val="es-ES_tradnl" w:eastAsia="es-ES_tradnl"/>
          <w14:ligatures w14:val="none"/>
        </w:rPr>
        <w:t>RO</w:t>
      </w:r>
      <w:r w:rsidRPr="00F4644A">
        <w:rPr>
          <w:rFonts w:ascii="Times New Roman" w:eastAsia="Times New Roman" w:hAnsi="Times New Roman" w:cs="Times New Roman"/>
          <w:b/>
          <w:kern w:val="0"/>
          <w:lang w:val="es-ES_tradnl" w:eastAsia="es-ES_tradnl"/>
          <w14:ligatures w14:val="none"/>
        </w:rPr>
        <w:t xml:space="preserve">L DE AVALÚO </w:t>
      </w:r>
      <w:r w:rsidR="00127A35">
        <w:rPr>
          <w:rFonts w:ascii="Times New Roman" w:eastAsia="Times New Roman" w:hAnsi="Times New Roman" w:cs="Times New Roman"/>
          <w:b/>
          <w:kern w:val="0"/>
          <w:lang w:val="es-ES_tradnl" w:eastAsia="es-ES_tradnl"/>
          <w14:ligatures w14:val="none"/>
        </w:rPr>
        <w:t xml:space="preserve">FISCAL </w:t>
      </w:r>
      <w:proofErr w:type="spellStart"/>
      <w:r w:rsidR="0062065F">
        <w:rPr>
          <w:rFonts w:ascii="Times New Roman" w:eastAsia="Times New Roman" w:hAnsi="Times New Roman" w:cs="Times New Roman"/>
          <w:b/>
          <w:kern w:val="0"/>
          <w:lang w:val="es-ES_tradnl" w:eastAsia="es-ES_tradnl"/>
          <w14:ligatures w14:val="none"/>
        </w:rPr>
        <w:t>N°</w:t>
      </w:r>
      <w:proofErr w:type="spellEnd"/>
      <w:r w:rsidR="00FF63F7">
        <w:rPr>
          <w:rFonts w:ascii="Times New Roman" w:eastAsia="Times New Roman" w:hAnsi="Times New Roman" w:cs="Times New Roman"/>
          <w:b/>
          <w:kern w:val="0"/>
          <w:lang w:val="es-ES_tradnl" w:eastAsia="es-ES_tradnl"/>
          <w14:ligatures w14:val="none"/>
        </w:rPr>
        <w:t xml:space="preserve"> </w:t>
      </w:r>
      <w:r w:rsidR="00FF63F7">
        <w:rPr>
          <w:rFonts w:ascii="Times New Roman" w:eastAsia="Times New Roman" w:hAnsi="Times New Roman" w:cs="Times New Roman"/>
          <w:b/>
          <w:kern w:val="0"/>
          <w:lang w:val="es-ES_tradnl" w:eastAsia="es-ES_tradnl"/>
          <w14:ligatures w14:val="none"/>
        </w:rPr>
        <w:fldChar w:fldCharType="begin"/>
      </w:r>
      <w:r w:rsidR="00FF63F7">
        <w:rPr>
          <w:rFonts w:ascii="Times New Roman" w:eastAsia="Times New Roman" w:hAnsi="Times New Roman" w:cs="Times New Roman"/>
          <w:b/>
          <w:kern w:val="0"/>
          <w:lang w:val="es-ES_tradnl" w:eastAsia="es-ES_tradnl"/>
          <w14:ligatures w14:val="none"/>
        </w:rPr>
        <w:instrText xml:space="preserve"> MERGEFIELD "ROL_PROPIEDAD" </w:instrText>
      </w:r>
      <w:r w:rsidR="00FF63F7">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271-147</w:t>
      </w:r>
      <w:r w:rsidR="00FF63F7">
        <w:rPr>
          <w:rFonts w:ascii="Times New Roman" w:eastAsia="Times New Roman" w:hAnsi="Times New Roman" w:cs="Times New Roman"/>
          <w:b/>
          <w:kern w:val="0"/>
          <w:lang w:val="es-ES_tradnl" w:eastAsia="es-ES_tradnl"/>
          <w14:ligatures w14:val="none"/>
        </w:rPr>
        <w:fldChar w:fldCharType="end"/>
      </w:r>
      <w:r w:rsidRPr="00722238">
        <w:rPr>
          <w:rFonts w:ascii="Times New Roman" w:eastAsia="Times New Roman" w:hAnsi="Times New Roman" w:cs="Times New Roman"/>
          <w:b/>
          <w:kern w:val="0"/>
          <w:lang w:val="es-ES_tradnl" w:eastAsia="es-ES_tradnl"/>
          <w14:ligatures w14:val="none"/>
        </w:rPr>
        <w:t>.</w:t>
      </w:r>
    </w:p>
    <w:p w14:paraId="3BE99E43" w14:textId="77777777" w:rsidR="005D1F48" w:rsidRPr="00F4644A" w:rsidRDefault="005D1F48" w:rsidP="005D1F48">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0C693D98" w14:textId="4070B475" w:rsidR="005D1F48" w:rsidRPr="00F4644A" w:rsidRDefault="005D1F48" w:rsidP="00544598">
      <w:pPr>
        <w:spacing w:after="0" w:line="240" w:lineRule="auto"/>
        <w:ind w:left="180" w:right="180"/>
        <w:jc w:val="both"/>
        <w:rPr>
          <w:rFonts w:ascii="Times New Roman" w:eastAsia="Times New Roman" w:hAnsi="Times New Roman" w:cs="Times New Roman"/>
          <w:b/>
          <w:kern w:val="0"/>
          <w:lang w:val="es-ES_tradnl" w:eastAsia="es-ES_tradnl"/>
          <w14:ligatures w14:val="none"/>
        </w:rPr>
      </w:pPr>
      <w:r w:rsidRPr="00F4644A">
        <w:rPr>
          <w:rFonts w:ascii="Times New Roman" w:eastAsia="Times New Roman" w:hAnsi="Times New Roman" w:cs="Times New Roman"/>
          <w:kern w:val="0"/>
          <w:lang w:val="es-ES_tradnl" w:eastAsia="es-ES_tradnl"/>
          <w14:ligatures w14:val="none"/>
        </w:rPr>
        <w:t xml:space="preserve">LA PRESENTE AUTORIZACIÓN VENCE EL </w:t>
      </w:r>
      <w:r w:rsidR="00D7398E">
        <w:rPr>
          <w:rFonts w:ascii="Times New Roman" w:eastAsia="Times New Roman" w:hAnsi="Times New Roman" w:cs="Times New Roman"/>
          <w:kern w:val="0"/>
          <w:lang w:val="es-ES_tradnl" w:eastAsia="es-ES_tradnl"/>
          <w14:ligatures w14:val="none"/>
        </w:rPr>
        <w:t>DÍA</w:t>
      </w:r>
      <w:r w:rsidR="00D71E6F">
        <w:rPr>
          <w:rFonts w:ascii="Times New Roman" w:eastAsia="Times New Roman" w:hAnsi="Times New Roman" w:cs="Times New Roman"/>
          <w:kern w:val="0"/>
          <w:lang w:val="es-ES_tradnl" w:eastAsia="es-ES_tradnl"/>
          <w14:ligatures w14:val="none"/>
        </w:rPr>
        <w:t xml:space="preserve"> </w:t>
      </w:r>
      <w:r w:rsidR="009A3958" w:rsidRPr="00FB02C3">
        <w:rPr>
          <w:rFonts w:ascii="Times New Roman" w:eastAsia="Times New Roman" w:hAnsi="Times New Roman" w:cs="Times New Roman"/>
          <w:b/>
          <w:bCs/>
          <w:kern w:val="0"/>
          <w:lang w:val="es-ES_tradnl" w:eastAsia="es-ES_tradnl"/>
          <w14:ligatures w14:val="none"/>
        </w:rPr>
        <w:fldChar w:fldCharType="begin"/>
      </w:r>
      <w:r w:rsidR="009A3958" w:rsidRPr="00FB02C3">
        <w:rPr>
          <w:rFonts w:ascii="Times New Roman" w:eastAsia="Times New Roman" w:hAnsi="Times New Roman" w:cs="Times New Roman"/>
          <w:b/>
          <w:bCs/>
          <w:kern w:val="0"/>
          <w:lang w:val="es-ES_tradnl" w:eastAsia="es-ES_tradnl"/>
          <w14:ligatures w14:val="none"/>
        </w:rPr>
        <w:instrText xml:space="preserve"> MERGEFIELD "VENCIMIENTO" </w:instrText>
      </w:r>
      <w:r w:rsidR="009A3958" w:rsidRPr="00FB02C3">
        <w:rPr>
          <w:rFonts w:ascii="Times New Roman" w:eastAsia="Times New Roman" w:hAnsi="Times New Roman" w:cs="Times New Roman"/>
          <w:b/>
          <w:bCs/>
          <w:kern w:val="0"/>
          <w:lang w:val="es-ES_tradnl" w:eastAsia="es-ES_tradnl"/>
          <w14:ligatures w14:val="none"/>
        </w:rPr>
        <w:fldChar w:fldCharType="separate"/>
      </w:r>
      <w:r w:rsidR="009559C7" w:rsidRPr="004A44A8">
        <w:rPr>
          <w:rFonts w:ascii="Times New Roman" w:eastAsia="Times New Roman" w:hAnsi="Times New Roman" w:cs="Times New Roman"/>
          <w:b/>
          <w:bCs/>
          <w:noProof/>
          <w:kern w:val="0"/>
          <w:lang w:val="es-ES_tradnl" w:eastAsia="es-ES_tradnl"/>
          <w14:ligatures w14:val="none"/>
        </w:rPr>
        <w:t>01 DE OCTUBRE DE 2027</w:t>
      </w:r>
      <w:r w:rsidR="009A3958" w:rsidRPr="00FB02C3">
        <w:rPr>
          <w:rFonts w:ascii="Times New Roman" w:eastAsia="Times New Roman" w:hAnsi="Times New Roman" w:cs="Times New Roman"/>
          <w:b/>
          <w:bCs/>
          <w:kern w:val="0"/>
          <w:lang w:val="es-ES_tradnl" w:eastAsia="es-ES_tradnl"/>
          <w14:ligatures w14:val="none"/>
        </w:rPr>
        <w:fldChar w:fldCharType="end"/>
      </w:r>
      <w:r w:rsidR="00720A04">
        <w:rPr>
          <w:rFonts w:ascii="Times New Roman" w:eastAsia="Times New Roman" w:hAnsi="Times New Roman" w:cs="Times New Roman"/>
          <w:b/>
          <w:bCs/>
          <w:kern w:val="0"/>
          <w:lang w:val="es-ES_tradnl" w:eastAsia="es-ES_tradnl"/>
          <w14:ligatures w14:val="none"/>
        </w:rPr>
        <w:t xml:space="preserve"> </w:t>
      </w:r>
      <w:r w:rsidRPr="00F4644A">
        <w:rPr>
          <w:rFonts w:ascii="Times New Roman" w:eastAsia="Times New Roman" w:hAnsi="Times New Roman" w:cs="Times New Roman"/>
          <w:kern w:val="0"/>
          <w:lang w:val="es-ES_tradnl" w:eastAsia="es-ES_tradnl"/>
          <w14:ligatures w14:val="none"/>
        </w:rPr>
        <w:t>Y SE RENOVARÁ AUTOMÁ</w:t>
      </w:r>
      <w:r w:rsidR="00D7398E">
        <w:rPr>
          <w:rFonts w:ascii="Times New Roman" w:eastAsia="Times New Roman" w:hAnsi="Times New Roman" w:cs="Times New Roman"/>
          <w:kern w:val="0"/>
          <w:lang w:val="es-ES_tradnl" w:eastAsia="es-ES_tradnl"/>
          <w14:ligatures w14:val="none"/>
        </w:rPr>
        <w:t>TICAMENT</w:t>
      </w:r>
      <w:r w:rsidR="00EE14FB">
        <w:rPr>
          <w:rFonts w:ascii="Times New Roman" w:eastAsia="Times New Roman" w:hAnsi="Times New Roman" w:cs="Times New Roman"/>
          <w:kern w:val="0"/>
          <w:lang w:val="es-ES_tradnl" w:eastAsia="es-ES_tradnl"/>
          <w14:ligatures w14:val="none"/>
        </w:rPr>
        <w:t>E P</w:t>
      </w:r>
      <w:r w:rsidR="00712BD4">
        <w:rPr>
          <w:rFonts w:ascii="Times New Roman" w:eastAsia="Times New Roman" w:hAnsi="Times New Roman" w:cs="Times New Roman"/>
          <w:kern w:val="0"/>
          <w:lang w:val="es-ES_tradnl" w:eastAsia="es-ES_tradnl"/>
          <w14:ligatures w14:val="none"/>
        </w:rPr>
        <w:t>OR IGUAL PERÍODO</w:t>
      </w:r>
      <w:r w:rsidR="00720A04">
        <w:rPr>
          <w:rFonts w:ascii="Times New Roman" w:eastAsia="Times New Roman" w:hAnsi="Times New Roman" w:cs="Times New Roman"/>
          <w:kern w:val="0"/>
          <w:lang w:val="es-ES_tradnl" w:eastAsia="es-ES_tradnl"/>
          <w14:ligatures w14:val="none"/>
        </w:rPr>
        <w:t xml:space="preserve"> </w:t>
      </w:r>
      <w:r w:rsidR="00720A04">
        <w:rPr>
          <w:rFonts w:ascii="Times New Roman" w:eastAsia="Times New Roman" w:hAnsi="Times New Roman" w:cs="Times New Roman"/>
          <w:kern w:val="0"/>
          <w:lang w:val="es-ES_tradnl" w:eastAsia="es-ES_tradnl"/>
          <w14:ligatures w14:val="none"/>
        </w:rPr>
        <w:fldChar w:fldCharType="begin"/>
      </w:r>
      <w:r w:rsidR="00720A04">
        <w:rPr>
          <w:rFonts w:ascii="Times New Roman" w:eastAsia="Times New Roman" w:hAnsi="Times New Roman" w:cs="Times New Roman"/>
          <w:kern w:val="0"/>
          <w:lang w:val="es-ES_tradnl" w:eastAsia="es-ES_tradnl"/>
          <w14:ligatures w14:val="none"/>
        </w:rPr>
        <w:instrText xml:space="preserve"> MERGEFIELD "DURACIÓN" </w:instrText>
      </w:r>
      <w:r w:rsidR="00720A04">
        <w:rPr>
          <w:rFonts w:ascii="Times New Roman" w:eastAsia="Times New Roman" w:hAnsi="Times New Roman" w:cs="Times New Roman"/>
          <w:kern w:val="0"/>
          <w:lang w:val="es-ES_tradnl" w:eastAsia="es-ES_tradnl"/>
          <w14:ligatures w14:val="none"/>
        </w:rPr>
        <w:fldChar w:fldCharType="separate"/>
      </w:r>
      <w:r w:rsidR="009559C7" w:rsidRPr="004A44A8">
        <w:rPr>
          <w:rFonts w:ascii="Times New Roman" w:eastAsia="Times New Roman" w:hAnsi="Times New Roman" w:cs="Times New Roman"/>
          <w:noProof/>
          <w:kern w:val="0"/>
          <w:lang w:val="es-ES_tradnl" w:eastAsia="es-ES_tradnl"/>
          <w14:ligatures w14:val="none"/>
        </w:rPr>
        <w:t>(12 MESES)</w:t>
      </w:r>
      <w:r w:rsidR="00720A04">
        <w:rPr>
          <w:rFonts w:ascii="Times New Roman" w:eastAsia="Times New Roman" w:hAnsi="Times New Roman" w:cs="Times New Roman"/>
          <w:kern w:val="0"/>
          <w:lang w:val="es-ES_tradnl" w:eastAsia="es-ES_tradnl"/>
          <w14:ligatures w14:val="none"/>
        </w:rPr>
        <w:fldChar w:fldCharType="end"/>
      </w:r>
      <w:r w:rsidRPr="00F4644A">
        <w:rPr>
          <w:rFonts w:ascii="Times New Roman" w:eastAsia="Times New Roman" w:hAnsi="Times New Roman" w:cs="Times New Roman"/>
          <w:kern w:val="0"/>
          <w:lang w:val="es-ES_tradnl" w:eastAsia="es-ES_tradnl"/>
          <w14:ligatures w14:val="none"/>
        </w:rPr>
        <w:t xml:space="preserve">, SALVO </w:t>
      </w:r>
      <w:r w:rsidR="00A20C17" w:rsidRPr="00F4644A">
        <w:rPr>
          <w:rFonts w:ascii="Times New Roman" w:eastAsia="Times New Roman" w:hAnsi="Times New Roman" w:cs="Times New Roman"/>
          <w:kern w:val="0"/>
          <w:lang w:val="es-ES_tradnl" w:eastAsia="es-ES_tradnl"/>
          <w14:ligatures w14:val="none"/>
        </w:rPr>
        <w:t xml:space="preserve">QUE SE PONGA </w:t>
      </w:r>
      <w:r w:rsidRPr="00F4644A">
        <w:rPr>
          <w:rFonts w:ascii="Times New Roman" w:eastAsia="Times New Roman" w:hAnsi="Times New Roman" w:cs="Times New Roman"/>
          <w:kern w:val="0"/>
          <w:lang w:val="es-ES_tradnl" w:eastAsia="es-ES_tradnl"/>
          <w14:ligatures w14:val="none"/>
        </w:rPr>
        <w:t>TÉRMINO, E INFORMA LA CADUCIDAD O REVOCA EL PODER DE LA PRESENTE AUTORIZACIÓN ANTE EL SERVICIO DE IMPUESTOS INTERNOS E INSTITUCIONES QUE CORRESPONDA.</w:t>
      </w:r>
    </w:p>
    <w:p w14:paraId="3C6CAE1C" w14:textId="77777777" w:rsidR="005D1F48" w:rsidRPr="00F4644A" w:rsidRDefault="005D1F48" w:rsidP="005D1F48">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3060435C" w14:textId="3B2F8BDA" w:rsidR="005D1F48" w:rsidRPr="009E6865" w:rsidRDefault="005D1F48" w:rsidP="005D1F48">
      <w:pPr>
        <w:spacing w:after="0" w:line="240" w:lineRule="auto"/>
        <w:ind w:left="180" w:right="180"/>
        <w:jc w:val="both"/>
        <w:rPr>
          <w:rFonts w:ascii="Times New Roman" w:eastAsia="Times New Roman" w:hAnsi="Times New Roman" w:cs="Times New Roman"/>
          <w:bCs/>
          <w:kern w:val="0"/>
          <w:lang w:val="es-ES_tradnl" w:eastAsia="es-ES_tradnl"/>
          <w14:ligatures w14:val="none"/>
        </w:rPr>
      </w:pPr>
      <w:r w:rsidRPr="00F4644A">
        <w:rPr>
          <w:rFonts w:ascii="Times New Roman" w:eastAsia="Times New Roman" w:hAnsi="Times New Roman" w:cs="Times New Roman"/>
          <w:kern w:val="0"/>
          <w:lang w:val="es-ES_tradnl" w:eastAsia="es-ES_tradnl"/>
          <w14:ligatures w14:val="none"/>
        </w:rPr>
        <w:t xml:space="preserve">EL PRESENTE INSTRUMENTO ES PARA SER PRESENTADO EXCLUSIVAMENTE </w:t>
      </w:r>
      <w:r w:rsidR="000F5290">
        <w:rPr>
          <w:rFonts w:ascii="Times New Roman" w:eastAsia="Times New Roman" w:hAnsi="Times New Roman" w:cs="Times New Roman"/>
          <w:kern w:val="0"/>
          <w:lang w:val="es-ES_tradnl" w:eastAsia="es-ES_tradnl"/>
          <w14:ligatures w14:val="none"/>
        </w:rPr>
        <w:t>ANTE EL</w:t>
      </w:r>
      <w:r w:rsidRPr="00F4644A">
        <w:rPr>
          <w:rFonts w:ascii="Times New Roman" w:eastAsia="Times New Roman" w:hAnsi="Times New Roman" w:cs="Times New Roman"/>
          <w:kern w:val="0"/>
          <w:lang w:val="es-ES_tradnl" w:eastAsia="es-ES_tradnl"/>
          <w14:ligatures w14:val="none"/>
        </w:rPr>
        <w:t xml:space="preserve"> SERVICIO DE IMPUESTOS INTERNOS</w:t>
      </w:r>
      <w:r w:rsidR="00026874">
        <w:rPr>
          <w:rFonts w:ascii="Times New Roman" w:eastAsia="Times New Roman" w:hAnsi="Times New Roman" w:cs="Times New Roman"/>
          <w:kern w:val="0"/>
          <w:lang w:val="es-ES_tradnl" w:eastAsia="es-ES_tradnl"/>
          <w14:ligatures w14:val="none"/>
        </w:rPr>
        <w:t>, UNIDAD DE</w:t>
      </w:r>
      <w:r w:rsidR="004E291C">
        <w:rPr>
          <w:rFonts w:ascii="Times New Roman" w:eastAsia="Times New Roman" w:hAnsi="Times New Roman" w:cs="Times New Roman"/>
          <w:kern w:val="0"/>
          <w:lang w:val="es-ES_tradnl" w:eastAsia="es-ES_tradnl"/>
          <w14:ligatures w14:val="none"/>
        </w:rPr>
        <w:t xml:space="preserve"> SAN ANTONIO</w:t>
      </w:r>
      <w:r w:rsidR="00026874">
        <w:rPr>
          <w:rFonts w:ascii="Times New Roman" w:eastAsia="Times New Roman" w:hAnsi="Times New Roman" w:cs="Times New Roman"/>
          <w:kern w:val="0"/>
          <w:lang w:val="es-ES_tradnl" w:eastAsia="es-ES_tradnl"/>
          <w14:ligatures w14:val="none"/>
        </w:rPr>
        <w:t xml:space="preserve"> </w:t>
      </w:r>
      <w:r w:rsidR="007C3529">
        <w:rPr>
          <w:rFonts w:ascii="Times New Roman" w:eastAsia="Times New Roman" w:hAnsi="Times New Roman" w:cs="Times New Roman"/>
          <w:kern w:val="0"/>
          <w:lang w:val="es-ES_tradnl" w:eastAsia="es-ES_tradnl"/>
          <w14:ligatures w14:val="none"/>
        </w:rPr>
        <w:fldChar w:fldCharType="begin"/>
      </w:r>
      <w:r w:rsidR="007C3529">
        <w:rPr>
          <w:rFonts w:ascii="Times New Roman" w:eastAsia="Times New Roman" w:hAnsi="Times New Roman" w:cs="Times New Roman"/>
          <w:kern w:val="0"/>
          <w:lang w:val="es-ES_tradnl" w:eastAsia="es-ES_tradnl"/>
          <w14:ligatures w14:val="none"/>
        </w:rPr>
        <w:instrText xml:space="preserve"> MERGEFIELD "COMUNA_SUCURSAL" </w:instrText>
      </w:r>
      <w:r w:rsidR="007C3529">
        <w:rPr>
          <w:rFonts w:ascii="Times New Roman" w:eastAsia="Times New Roman" w:hAnsi="Times New Roman" w:cs="Times New Roman"/>
          <w:kern w:val="0"/>
          <w:lang w:val="es-ES_tradnl" w:eastAsia="es-ES_tradnl"/>
          <w14:ligatures w14:val="none"/>
        </w:rPr>
        <w:fldChar w:fldCharType="separate"/>
      </w:r>
      <w:r w:rsidR="009559C7" w:rsidRPr="004A44A8">
        <w:rPr>
          <w:rFonts w:ascii="Times New Roman" w:eastAsia="Times New Roman" w:hAnsi="Times New Roman" w:cs="Times New Roman"/>
          <w:noProof/>
          <w:kern w:val="0"/>
          <w:lang w:val="es-ES_tradnl" w:eastAsia="es-ES_tradnl"/>
          <w14:ligatures w14:val="none"/>
        </w:rPr>
        <w:t>LA FLORIDA</w:t>
      </w:r>
      <w:r w:rsidR="007C3529">
        <w:rPr>
          <w:rFonts w:ascii="Times New Roman" w:eastAsia="Times New Roman" w:hAnsi="Times New Roman" w:cs="Times New Roman"/>
          <w:kern w:val="0"/>
          <w:lang w:val="es-ES_tradnl" w:eastAsia="es-ES_tradnl"/>
          <w14:ligatures w14:val="none"/>
        </w:rPr>
        <w:fldChar w:fldCharType="end"/>
      </w:r>
      <w:r w:rsidR="00EE5D11">
        <w:rPr>
          <w:rFonts w:ascii="Times New Roman" w:eastAsia="Times New Roman" w:hAnsi="Times New Roman" w:cs="Times New Roman"/>
          <w:kern w:val="0"/>
          <w:lang w:val="es-ES_tradnl" w:eastAsia="es-ES_tradnl"/>
          <w14:ligatures w14:val="none"/>
        </w:rPr>
        <w:t>,</w:t>
      </w:r>
      <w:r w:rsidR="009E6865">
        <w:rPr>
          <w:rFonts w:ascii="Times New Roman" w:eastAsia="Times New Roman" w:hAnsi="Times New Roman" w:cs="Times New Roman"/>
          <w:b/>
          <w:kern w:val="0"/>
          <w:lang w:val="es-ES_tradnl" w:eastAsia="es-ES_tradnl"/>
          <w14:ligatures w14:val="none"/>
        </w:rPr>
        <w:t xml:space="preserve"> </w:t>
      </w:r>
      <w:r w:rsidR="000F5290">
        <w:rPr>
          <w:rFonts w:ascii="Times New Roman" w:eastAsia="Times New Roman" w:hAnsi="Times New Roman" w:cs="Times New Roman"/>
          <w:kern w:val="0"/>
          <w:lang w:val="es-ES_tradnl" w:eastAsia="es-ES_tradnl"/>
          <w14:ligatures w14:val="none"/>
        </w:rPr>
        <w:t>Y LA</w:t>
      </w:r>
      <w:r w:rsidRPr="00F4644A">
        <w:rPr>
          <w:rFonts w:ascii="Times New Roman" w:eastAsia="Times New Roman" w:hAnsi="Times New Roman" w:cs="Times New Roman"/>
          <w:kern w:val="0"/>
          <w:lang w:val="es-ES_tradnl" w:eastAsia="es-ES_tradnl"/>
          <w14:ligatures w14:val="none"/>
        </w:rPr>
        <w:t xml:space="preserve"> ILUSTRE MUNICIPA</w:t>
      </w:r>
      <w:r w:rsidR="00026874">
        <w:rPr>
          <w:rFonts w:ascii="Times New Roman" w:eastAsia="Times New Roman" w:hAnsi="Times New Roman" w:cs="Times New Roman"/>
          <w:kern w:val="0"/>
          <w:lang w:val="es-ES_tradnl" w:eastAsia="es-ES_tradnl"/>
          <w14:ligatures w14:val="none"/>
        </w:rPr>
        <w:t xml:space="preserve">LIDAD DE </w:t>
      </w:r>
      <w:r w:rsidR="002F21BF">
        <w:rPr>
          <w:rFonts w:ascii="Times New Roman" w:eastAsia="Times New Roman" w:hAnsi="Times New Roman" w:cs="Times New Roman"/>
          <w:kern w:val="0"/>
          <w:lang w:val="es-ES_tradnl" w:eastAsia="es-ES_tradnl"/>
          <w14:ligatures w14:val="none"/>
        </w:rPr>
        <w:fldChar w:fldCharType="begin"/>
      </w:r>
      <w:r w:rsidR="002F21BF">
        <w:rPr>
          <w:rFonts w:ascii="Times New Roman" w:eastAsia="Times New Roman" w:hAnsi="Times New Roman" w:cs="Times New Roman"/>
          <w:kern w:val="0"/>
          <w:lang w:val="es-ES_tradnl" w:eastAsia="es-ES_tradnl"/>
          <w14:ligatures w14:val="none"/>
        </w:rPr>
        <w:instrText xml:space="preserve"> MERGEFIELD "COMUNA_SUCURSAL" </w:instrText>
      </w:r>
      <w:r w:rsidR="002F21BF">
        <w:rPr>
          <w:rFonts w:ascii="Times New Roman" w:eastAsia="Times New Roman" w:hAnsi="Times New Roman" w:cs="Times New Roman"/>
          <w:kern w:val="0"/>
          <w:lang w:val="es-ES_tradnl" w:eastAsia="es-ES_tradnl"/>
          <w14:ligatures w14:val="none"/>
        </w:rPr>
        <w:fldChar w:fldCharType="separate"/>
      </w:r>
      <w:r w:rsidR="009559C7" w:rsidRPr="004A44A8">
        <w:rPr>
          <w:rFonts w:ascii="Times New Roman" w:eastAsia="Times New Roman" w:hAnsi="Times New Roman" w:cs="Times New Roman"/>
          <w:noProof/>
          <w:kern w:val="0"/>
          <w:lang w:val="es-ES_tradnl" w:eastAsia="es-ES_tradnl"/>
          <w14:ligatures w14:val="none"/>
        </w:rPr>
        <w:t>LA FLORIDA</w:t>
      </w:r>
      <w:r w:rsidR="002F21BF">
        <w:rPr>
          <w:rFonts w:ascii="Times New Roman" w:eastAsia="Times New Roman" w:hAnsi="Times New Roman" w:cs="Times New Roman"/>
          <w:kern w:val="0"/>
          <w:lang w:val="es-ES_tradnl" w:eastAsia="es-ES_tradnl"/>
          <w14:ligatures w14:val="none"/>
        </w:rPr>
        <w:fldChar w:fldCharType="end"/>
      </w:r>
      <w:r w:rsidR="006A5232">
        <w:rPr>
          <w:rFonts w:ascii="Times New Roman" w:eastAsia="Times New Roman" w:hAnsi="Times New Roman" w:cs="Times New Roman"/>
          <w:bCs/>
          <w:kern w:val="0"/>
          <w:lang w:val="es-ES_tradnl" w:eastAsia="es-ES_tradnl"/>
          <w14:ligatures w14:val="none"/>
        </w:rPr>
        <w:t>.</w:t>
      </w:r>
    </w:p>
    <w:p w14:paraId="5AAB6CBC" w14:textId="77777777" w:rsidR="005D1F48" w:rsidRPr="005D1F48" w:rsidRDefault="005D1F48" w:rsidP="004C11CB">
      <w:pPr>
        <w:spacing w:after="0" w:line="240" w:lineRule="auto"/>
        <w:ind w:right="180"/>
        <w:jc w:val="both"/>
        <w:rPr>
          <w:rFonts w:ascii="Times New Roman" w:eastAsia="Times New Roman" w:hAnsi="Times New Roman" w:cs="Times New Roman"/>
          <w:kern w:val="0"/>
          <w:sz w:val="26"/>
          <w:szCs w:val="26"/>
          <w:lang w:val="es-ES_tradnl" w:eastAsia="es-ES_tradnl"/>
          <w14:ligatures w14:val="none"/>
        </w:rPr>
      </w:pPr>
    </w:p>
    <w:p w14:paraId="7D7743DB" w14:textId="1DAE07C1" w:rsidR="005D1F48" w:rsidRPr="005D1F48" w:rsidRDefault="005D1F48" w:rsidP="005D1F48">
      <w:pPr>
        <w:spacing w:after="0" w:line="240" w:lineRule="auto"/>
        <w:ind w:left="180" w:right="180"/>
        <w:jc w:val="both"/>
        <w:rPr>
          <w:rFonts w:ascii="Times New Roman" w:eastAsia="Times New Roman" w:hAnsi="Times New Roman" w:cs="Times New Roman"/>
          <w:kern w:val="0"/>
          <w:sz w:val="26"/>
          <w:szCs w:val="26"/>
          <w:lang w:val="es-ES_tradnl" w:eastAsia="es-ES_tradnl"/>
          <w14:ligatures w14:val="none"/>
        </w:rPr>
      </w:pPr>
      <w:r w:rsidRPr="005D1F48">
        <w:rPr>
          <w:rFonts w:ascii="Times New Roman" w:eastAsia="Times New Roman" w:hAnsi="Times New Roman" w:cs="Times New Roman"/>
          <w:noProof/>
          <w:kern w:val="0"/>
          <w:lang w:eastAsia="es-CL"/>
          <w14:ligatures w14:val="none"/>
        </w:rPr>
        <w:drawing>
          <wp:inline distT="0" distB="0" distL="0" distR="0" wp14:anchorId="2EE725A7" wp14:editId="0DAD9392">
            <wp:extent cx="2457450" cy="1524452"/>
            <wp:effectExtent l="0" t="0" r="0" b="57150"/>
            <wp:docPr id="1" name="Imagen 1" descr="C:\Users\MCA\Desktop\RUT MAE ACTUALIZAD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CA\Desktop\RUT MAE ACTUALIZADO 1.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7642" t="10189" r="8868" b="20754"/>
                    <a:stretch/>
                  </pic:blipFill>
                  <pic:spPr bwMode="auto">
                    <a:xfrm>
                      <a:off x="0" y="0"/>
                      <a:ext cx="2479137" cy="1537905"/>
                    </a:xfrm>
                    <a:prstGeom prst="rect">
                      <a:avLst/>
                    </a:prstGeom>
                    <a:noFill/>
                    <a:ln>
                      <a:noFill/>
                    </a:ln>
                    <a:effectLst>
                      <a:outerShdw dist="50800" dir="5400000" algn="ctr" rotWithShape="0">
                        <a:srgbClr val="000000">
                          <a:alpha val="43137"/>
                        </a:srgbClr>
                      </a:outerShdw>
                    </a:effectLst>
                    <a:extLst>
                      <a:ext uri="{53640926-AAD7-44D8-BBD7-CCE9431645EC}">
                        <a14:shadowObscured xmlns:a14="http://schemas.microsoft.com/office/drawing/2010/main"/>
                      </a:ext>
                    </a:extLst>
                  </pic:spPr>
                </pic:pic>
              </a:graphicData>
            </a:graphic>
          </wp:inline>
        </w:drawing>
      </w:r>
      <w:r w:rsidR="00C549A0">
        <w:rPr>
          <w:rFonts w:ascii="Times New Roman" w:eastAsia="Times New Roman" w:hAnsi="Times New Roman" w:cs="Times New Roman"/>
          <w:kern w:val="0"/>
          <w:sz w:val="26"/>
          <w:szCs w:val="26"/>
          <w:lang w:val="es-ES_tradnl" w:eastAsia="es-ES_tradnl"/>
          <w14:ligatures w14:val="none"/>
        </w:rPr>
        <w:t xml:space="preserve">     </w:t>
      </w:r>
      <w:r w:rsidRPr="005D1F48">
        <w:rPr>
          <w:rFonts w:ascii="Times New Roman" w:eastAsia="Times New Roman" w:hAnsi="Times New Roman" w:cs="Times New Roman"/>
          <w:noProof/>
          <w:kern w:val="0"/>
          <w:lang w:eastAsia="es-CL"/>
          <w14:ligatures w14:val="none"/>
        </w:rPr>
        <w:drawing>
          <wp:inline distT="0" distB="0" distL="0" distR="0" wp14:anchorId="27E20896" wp14:editId="0990A8EF">
            <wp:extent cx="1595323" cy="2577177"/>
            <wp:effectExtent l="4445" t="0" r="0" b="0"/>
            <wp:docPr id="2" name="Imagen 2" descr="C:\Users\MCA\Desktop\RUT MAE ACTUALIZADO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CA\Desktop\RUT MAE ACTUALIZADO 2.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8078" t="8686" r="13488" b="8232"/>
                    <a:stretch/>
                  </pic:blipFill>
                  <pic:spPr bwMode="auto">
                    <a:xfrm rot="16200000">
                      <a:off x="0" y="0"/>
                      <a:ext cx="1619106" cy="2615598"/>
                    </a:xfrm>
                    <a:prstGeom prst="rect">
                      <a:avLst/>
                    </a:prstGeom>
                    <a:noFill/>
                    <a:ln>
                      <a:noFill/>
                    </a:ln>
                    <a:extLst>
                      <a:ext uri="{53640926-AAD7-44D8-BBD7-CCE9431645EC}">
                        <a14:shadowObscured xmlns:a14="http://schemas.microsoft.com/office/drawing/2010/main"/>
                      </a:ext>
                    </a:extLst>
                  </pic:spPr>
                </pic:pic>
              </a:graphicData>
            </a:graphic>
          </wp:inline>
        </w:drawing>
      </w:r>
    </w:p>
    <w:p w14:paraId="63732769" w14:textId="77777777" w:rsidR="005D1F48" w:rsidRPr="005D1F48" w:rsidRDefault="005D1F48" w:rsidP="005D1F48">
      <w:pPr>
        <w:spacing w:after="0" w:line="240" w:lineRule="auto"/>
        <w:ind w:left="180" w:right="180"/>
        <w:jc w:val="both"/>
        <w:rPr>
          <w:rFonts w:ascii="Times New Roman" w:eastAsia="Times New Roman" w:hAnsi="Times New Roman" w:cs="Times New Roman"/>
          <w:kern w:val="0"/>
          <w:sz w:val="26"/>
          <w:szCs w:val="26"/>
          <w:lang w:val="es-ES_tradnl" w:eastAsia="es-ES_tradnl"/>
          <w14:ligatures w14:val="none"/>
        </w:rPr>
      </w:pPr>
    </w:p>
    <w:p w14:paraId="16AE990F" w14:textId="77777777" w:rsidR="00F4644A" w:rsidRDefault="00F4644A" w:rsidP="005D1F48">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2AB73357" w14:textId="04C61CF1" w:rsidR="00422CB2" w:rsidRDefault="005D1F48" w:rsidP="004C11CB">
      <w:pPr>
        <w:spacing w:after="0" w:line="240" w:lineRule="auto"/>
        <w:ind w:left="180" w:right="180"/>
        <w:jc w:val="both"/>
        <w:rPr>
          <w:rFonts w:ascii="Times New Roman" w:eastAsia="Times New Roman" w:hAnsi="Times New Roman" w:cs="Times New Roman"/>
          <w:kern w:val="0"/>
          <w:lang w:val="es-ES_tradnl" w:eastAsia="es-ES_tradnl"/>
          <w14:ligatures w14:val="none"/>
        </w:rPr>
      </w:pPr>
      <w:r w:rsidRPr="00F4644A">
        <w:rPr>
          <w:rFonts w:ascii="Times New Roman" w:eastAsia="Times New Roman" w:hAnsi="Times New Roman" w:cs="Times New Roman"/>
          <w:kern w:val="0"/>
          <w:lang w:val="es-ES_tradnl" w:eastAsia="es-ES_tradnl"/>
          <w14:ligatures w14:val="none"/>
        </w:rPr>
        <w:t xml:space="preserve">SE PERMITE EL USO DE ESTA </w:t>
      </w:r>
      <w:r w:rsidR="007652CF">
        <w:rPr>
          <w:rFonts w:ascii="Times New Roman" w:eastAsia="Times New Roman" w:hAnsi="Times New Roman" w:cs="Times New Roman"/>
          <w:kern w:val="0"/>
          <w:lang w:val="es-ES_tradnl" w:eastAsia="es-ES_tradnl"/>
          <w14:ligatures w14:val="none"/>
        </w:rPr>
        <w:t>IMAGEN</w:t>
      </w:r>
      <w:r w:rsidRPr="00F4644A">
        <w:rPr>
          <w:rFonts w:ascii="Times New Roman" w:eastAsia="Times New Roman" w:hAnsi="Times New Roman" w:cs="Times New Roman"/>
          <w:kern w:val="0"/>
          <w:lang w:val="es-ES_tradnl" w:eastAsia="es-ES_tradnl"/>
          <w14:ligatures w14:val="none"/>
        </w:rPr>
        <w:t xml:space="preserve"> DE MI CÉDULA DE IDENTIDAD, A LA </w:t>
      </w:r>
      <w:r w:rsidRPr="00DF3632">
        <w:rPr>
          <w:rFonts w:ascii="Times New Roman" w:eastAsia="Times New Roman" w:hAnsi="Times New Roman" w:cs="Times New Roman"/>
          <w:kern w:val="0"/>
          <w:lang w:val="es-ES_tradnl" w:eastAsia="es-ES_tradnl"/>
          <w14:ligatures w14:val="none"/>
        </w:rPr>
        <w:t xml:space="preserve">EMPRESA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RAZON_SOCIAL </w:instrText>
      </w:r>
      <w:r w:rsidRPr="00DF3632">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ALTUS AND COMPANY CO. SPA</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R</w:t>
      </w:r>
      <w:r w:rsidR="00B8547D">
        <w:rPr>
          <w:rFonts w:ascii="Times New Roman" w:eastAsia="Times New Roman" w:hAnsi="Times New Roman" w:cs="Times New Roman"/>
          <w:kern w:val="0"/>
          <w:lang w:val="es-ES_tradnl" w:eastAsia="es-ES_tradnl"/>
          <w14:ligatures w14:val="none"/>
        </w:rPr>
        <w:t xml:space="preserve">OL ÚNICO </w:t>
      </w:r>
      <w:r w:rsidRPr="00DF3632">
        <w:rPr>
          <w:rFonts w:ascii="Times New Roman" w:eastAsia="Times New Roman" w:hAnsi="Times New Roman" w:cs="Times New Roman"/>
          <w:kern w:val="0"/>
          <w:lang w:val="es-ES_tradnl" w:eastAsia="es-ES_tradnl"/>
          <w14:ligatures w14:val="none"/>
        </w:rPr>
        <w:t>T</w:t>
      </w:r>
      <w:r w:rsidR="00B8547D">
        <w:rPr>
          <w:rFonts w:ascii="Times New Roman" w:eastAsia="Times New Roman" w:hAnsi="Times New Roman" w:cs="Times New Roman"/>
          <w:kern w:val="0"/>
          <w:lang w:val="es-ES_tradnl" w:eastAsia="es-ES_tradnl"/>
          <w14:ligatures w14:val="none"/>
        </w:rPr>
        <w:t xml:space="preserve">RIBUTARIO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RUT </w:instrText>
      </w:r>
      <w:r w:rsidRPr="00DF3632">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78.526.673-0</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REPRESENTADA LEGALMENTE POR DON(A)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REPRESENTANTE_LEGAL </w:instrText>
      </w:r>
      <w:r w:rsidRPr="00DF3632">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OSCAR CONTRERAS BENAVIDES</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kern w:val="0"/>
          <w:lang w:val="es-ES_tradnl" w:eastAsia="es-ES_tradnl"/>
          <w14:ligatures w14:val="none"/>
        </w:rPr>
        <w:t xml:space="preserve"> </w:t>
      </w:r>
      <w:r w:rsidR="00B8547D">
        <w:rPr>
          <w:rFonts w:ascii="Times New Roman" w:eastAsia="Times New Roman" w:hAnsi="Times New Roman" w:cs="Times New Roman"/>
          <w:kern w:val="0"/>
          <w:lang w:val="es-ES_tradnl" w:eastAsia="es-ES_tradnl"/>
          <w14:ligatures w14:val="none"/>
        </w:rPr>
        <w:t>CÉDULA DE IDENTIDAD NÚMERO</w:t>
      </w:r>
      <w:r w:rsidRPr="00DF3632">
        <w:rPr>
          <w:rFonts w:ascii="Times New Roman" w:eastAsia="Times New Roman" w:hAnsi="Times New Roman" w:cs="Times New Roman"/>
          <w:kern w:val="0"/>
          <w:lang w:val="es-ES_tradnl" w:eastAsia="es-ES_tradnl"/>
          <w14:ligatures w14:val="none"/>
        </w:rPr>
        <w:t xml:space="preserve"> </w:t>
      </w:r>
      <w:r w:rsidRPr="00DF3632">
        <w:rPr>
          <w:rFonts w:ascii="Times New Roman" w:eastAsia="Times New Roman" w:hAnsi="Times New Roman" w:cs="Times New Roman"/>
          <w:b/>
          <w:kern w:val="0"/>
          <w:lang w:val="es-ES_tradnl" w:eastAsia="es-ES_tradnl"/>
          <w14:ligatures w14:val="none"/>
        </w:rPr>
        <w:fldChar w:fldCharType="begin"/>
      </w:r>
      <w:r w:rsidRPr="00DF3632">
        <w:rPr>
          <w:rFonts w:ascii="Times New Roman" w:eastAsia="Times New Roman" w:hAnsi="Times New Roman" w:cs="Times New Roman"/>
          <w:b/>
          <w:kern w:val="0"/>
          <w:lang w:val="es-ES_tradnl" w:eastAsia="es-ES_tradnl"/>
          <w14:ligatures w14:val="none"/>
        </w:rPr>
        <w:instrText xml:space="preserve"> MERGEFIELD RUT_REP_LEGAL </w:instrText>
      </w:r>
      <w:r w:rsidRPr="00DF3632">
        <w:rPr>
          <w:rFonts w:ascii="Times New Roman" w:eastAsia="Times New Roman" w:hAnsi="Times New Roman" w:cs="Times New Roman"/>
          <w:b/>
          <w:kern w:val="0"/>
          <w:lang w:val="es-ES_tradnl" w:eastAsia="es-ES_tradnl"/>
          <w14:ligatures w14:val="none"/>
        </w:rPr>
        <w:fldChar w:fldCharType="separate"/>
      </w:r>
      <w:r w:rsidR="009559C7" w:rsidRPr="004A44A8">
        <w:rPr>
          <w:rFonts w:ascii="Times New Roman" w:eastAsia="Times New Roman" w:hAnsi="Times New Roman" w:cs="Times New Roman"/>
          <w:b/>
          <w:noProof/>
          <w:kern w:val="0"/>
          <w:lang w:val="es-ES_tradnl" w:eastAsia="es-ES_tradnl"/>
          <w14:ligatures w14:val="none"/>
        </w:rPr>
        <w:t>14.144.266-K</w:t>
      </w:r>
      <w:r w:rsidRPr="00DF3632">
        <w:rPr>
          <w:rFonts w:ascii="Times New Roman" w:eastAsia="Times New Roman" w:hAnsi="Times New Roman" w:cs="Times New Roman"/>
          <w:b/>
          <w:kern w:val="0"/>
          <w:lang w:val="es-ES_tradnl" w:eastAsia="es-ES_tradnl"/>
          <w14:ligatures w14:val="none"/>
        </w:rPr>
        <w:fldChar w:fldCharType="end"/>
      </w:r>
      <w:r w:rsidRPr="00DF3632">
        <w:rPr>
          <w:rFonts w:ascii="Times New Roman" w:eastAsia="Times New Roman" w:hAnsi="Times New Roman" w:cs="Times New Roman"/>
          <w:b/>
          <w:kern w:val="0"/>
          <w:lang w:val="es-ES_tradnl" w:eastAsia="es-ES_tradnl"/>
          <w14:ligatures w14:val="none"/>
        </w:rPr>
        <w:t xml:space="preserve">, </w:t>
      </w:r>
      <w:r w:rsidRPr="00DF3632">
        <w:rPr>
          <w:rFonts w:ascii="Times New Roman" w:eastAsia="Times New Roman" w:hAnsi="Times New Roman" w:cs="Times New Roman"/>
          <w:kern w:val="0"/>
          <w:lang w:val="es-ES_tradnl" w:eastAsia="es-ES_tradnl"/>
          <w14:ligatures w14:val="none"/>
        </w:rPr>
        <w:t xml:space="preserve">PARA SER USADA EXCLUSIVAMENTE </w:t>
      </w:r>
      <w:r w:rsidR="000F5290" w:rsidRPr="00DF3632">
        <w:rPr>
          <w:rFonts w:ascii="Times New Roman" w:eastAsia="Times New Roman" w:hAnsi="Times New Roman" w:cs="Times New Roman"/>
          <w:kern w:val="0"/>
          <w:lang w:val="es-ES_tradnl" w:eastAsia="es-ES_tradnl"/>
          <w14:ligatures w14:val="none"/>
        </w:rPr>
        <w:t>ANTE</w:t>
      </w:r>
      <w:r w:rsidRPr="00DF3632">
        <w:rPr>
          <w:rFonts w:ascii="Times New Roman" w:eastAsia="Times New Roman" w:hAnsi="Times New Roman" w:cs="Times New Roman"/>
          <w:kern w:val="0"/>
          <w:lang w:val="es-ES_tradnl" w:eastAsia="es-ES_tradnl"/>
          <w14:ligatures w14:val="none"/>
        </w:rPr>
        <w:t xml:space="preserve"> EL SERVICIO DE IMPUESTOS INTERNOS</w:t>
      </w:r>
      <w:r w:rsidRPr="00F4644A">
        <w:rPr>
          <w:rFonts w:ascii="Times New Roman" w:eastAsia="Times New Roman" w:hAnsi="Times New Roman" w:cs="Times New Roman"/>
          <w:kern w:val="0"/>
          <w:lang w:val="es-ES_tradnl" w:eastAsia="es-ES_tradnl"/>
          <w14:ligatures w14:val="none"/>
        </w:rPr>
        <w:t>, COMO COMPLEMENTO A LA PRESENTE AUTORIZACION.</w:t>
      </w:r>
      <w:bookmarkEnd w:id="3"/>
      <w:bookmarkEnd w:id="13"/>
    </w:p>
    <w:p w14:paraId="495C1EFD" w14:textId="43FC6ACC" w:rsidR="00F675DA" w:rsidRDefault="00F675DA" w:rsidP="004C11CB">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4599FD62" w14:textId="3709A519" w:rsidR="00AC4DA6" w:rsidRDefault="00AC4DA6" w:rsidP="004C11CB">
      <w:pPr>
        <w:spacing w:after="0" w:line="240" w:lineRule="auto"/>
        <w:ind w:left="180" w:right="180"/>
        <w:jc w:val="both"/>
        <w:rPr>
          <w:rFonts w:ascii="Times New Roman" w:eastAsia="Times New Roman" w:hAnsi="Times New Roman" w:cs="Times New Roman"/>
          <w:kern w:val="0"/>
          <w:lang w:val="es-ES_tradnl" w:eastAsia="es-ES_tradnl"/>
          <w14:ligatures w14:val="none"/>
        </w:rPr>
      </w:pPr>
    </w:p>
    <w:p w14:paraId="7BDD34DF" w14:textId="77777777" w:rsidR="001930CC" w:rsidRPr="00960578" w:rsidRDefault="001930CC" w:rsidP="005302F0">
      <w:pPr>
        <w:spacing w:after="0" w:line="240" w:lineRule="auto"/>
        <w:ind w:right="180"/>
        <w:jc w:val="both"/>
        <w:rPr>
          <w:rFonts w:ascii="Times New Roman" w:eastAsia="Times New Roman" w:hAnsi="Times New Roman" w:cs="Times New Roman"/>
          <w:b/>
          <w:noProof/>
          <w:kern w:val="0"/>
          <w:lang w:val="es-ES_tradnl" w:eastAsia="es-ES_tradnl"/>
          <w14:ligatures w14:val="none"/>
        </w:rPr>
      </w:pPr>
    </w:p>
    <w:sectPr w:rsidR="001930CC" w:rsidRPr="00960578" w:rsidSect="00156C2C">
      <w:headerReference w:type="default" r:id="rId14"/>
      <w:footerReference w:type="default" r:id="rId15"/>
      <w:pgSz w:w="11907" w:h="16840" w:code="9"/>
      <w:pgMar w:top="1134" w:right="1418" w:bottom="1134" w:left="1418" w:header="708" w:footer="708"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D6987" w14:textId="77777777" w:rsidR="004D62E5" w:rsidRDefault="004D62E5" w:rsidP="008932C7">
      <w:pPr>
        <w:spacing w:after="0" w:line="240" w:lineRule="auto"/>
      </w:pPr>
      <w:r>
        <w:separator/>
      </w:r>
    </w:p>
  </w:endnote>
  <w:endnote w:type="continuationSeparator" w:id="0">
    <w:p w14:paraId="6F7A3E7E" w14:textId="77777777" w:rsidR="004D62E5" w:rsidRDefault="004D62E5" w:rsidP="00893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CC6DE" w14:textId="7A3366D2" w:rsidR="00026874" w:rsidRPr="00D90792" w:rsidRDefault="00026874">
    <w:pPr>
      <w:pStyle w:val="Piedepgina"/>
      <w:rPr>
        <w:color w:val="3A7C22" w:themeColor="accent6" w:themeShade="BF"/>
      </w:rPr>
    </w:pPr>
    <w:r w:rsidRPr="00D90792">
      <w:rPr>
        <w:color w:val="3A7C22" w:themeColor="accent6" w:themeShade="BF"/>
      </w:rPr>
      <w:ptab w:relativeTo="margin" w:alignment="center" w:leader="none"/>
    </w:r>
    <w:r w:rsidRPr="00D90792">
      <w:rPr>
        <w:color w:val="3A7C22" w:themeColor="accent6" w:themeShade="BF"/>
      </w:rPr>
      <w:t>www.easyoffice.cl</w:t>
    </w:r>
    <w:r w:rsidRPr="00D90792">
      <w:rPr>
        <w:color w:val="3A7C22" w:themeColor="accent6" w:themeShade="BF"/>
      </w:rP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E18ED" w14:textId="4FF8BA7E" w:rsidR="00026874" w:rsidRPr="00AA69C4" w:rsidRDefault="00026874" w:rsidP="00AA47E2">
    <w:pPr>
      <w:pStyle w:val="Piedepgina"/>
      <w:jc w:val="center"/>
      <w:rPr>
        <w:color w:val="3A7C22" w:themeColor="accent6" w:themeShade="BF"/>
      </w:rPr>
    </w:pPr>
    <w:r w:rsidRPr="00AA69C4">
      <w:rPr>
        <w:color w:val="3A7C22" w:themeColor="accent6" w:themeShade="BF"/>
      </w:rPr>
      <w:t>www.easyoffice.cl</w:t>
    </w:r>
  </w:p>
  <w:p w14:paraId="392E250E" w14:textId="77777777" w:rsidR="00026874" w:rsidRDefault="0002687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CA52B2" w14:textId="77777777" w:rsidR="004D62E5" w:rsidRDefault="004D62E5" w:rsidP="008932C7">
      <w:pPr>
        <w:spacing w:after="0" w:line="240" w:lineRule="auto"/>
      </w:pPr>
      <w:r>
        <w:separator/>
      </w:r>
    </w:p>
  </w:footnote>
  <w:footnote w:type="continuationSeparator" w:id="0">
    <w:p w14:paraId="1B2EE8C6" w14:textId="77777777" w:rsidR="004D62E5" w:rsidRDefault="004D62E5" w:rsidP="008932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93F55" w14:textId="1459D421" w:rsidR="00026874" w:rsidRDefault="00026874">
    <w:pPr>
      <w:pStyle w:val="Encabezado"/>
    </w:pPr>
    <w:r>
      <w:ptab w:relativeTo="margin" w:alignment="center" w:leader="none"/>
    </w:r>
    <w:r>
      <w:rPr>
        <w:noProof/>
        <w:lang w:eastAsia="es-CL"/>
      </w:rPr>
      <w:drawing>
        <wp:inline distT="0" distB="0" distL="0" distR="0" wp14:anchorId="552B9FF2" wp14:editId="193439B8">
          <wp:extent cx="652462" cy="654476"/>
          <wp:effectExtent l="0" t="0" r="0" b="0"/>
          <wp:docPr id="140363666"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76381" name="Imagen 1"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690775" cy="69290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54F9B" w14:textId="027E27B9" w:rsidR="00026874" w:rsidRDefault="00026874" w:rsidP="007E47AB">
    <w:pPr>
      <w:pStyle w:val="Encabezado"/>
      <w:ind w:right="480"/>
      <w:jc w:val="center"/>
    </w:pPr>
    <w:r>
      <w:rPr>
        <w:noProof/>
        <w:lang w:eastAsia="es-CL"/>
      </w:rPr>
      <w:drawing>
        <wp:inline distT="0" distB="0" distL="0" distR="0" wp14:anchorId="3CC688C6" wp14:editId="39968A3E">
          <wp:extent cx="528637" cy="530269"/>
          <wp:effectExtent l="0" t="0" r="5080" b="3175"/>
          <wp:docPr id="951759474"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59474"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551038" cy="552740"/>
                  </a:xfrm>
                  <a:prstGeom prst="rect">
                    <a:avLst/>
                  </a:prstGeom>
                </pic:spPr>
              </pic:pic>
            </a:graphicData>
          </a:graphic>
        </wp:inline>
      </w:drawing>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uario">
    <w15:presenceInfo w15:providerId="None" w15:userId="Usuario"/>
  </w15:person>
</w15:people>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e:recipientData>
    <wne:active wne:val="0"/>
    <wne:hash wne:val="-738032788"/>
  </wne:recipientData>
  <wne:recipientData>
    <wne:active wne:val="0"/>
    <wne:hash wne:val="1152147106"/>
  </wne:recipientData>
  <wne:recipientData>
    <wne:active wne:val="0"/>
    <wne:hash wne:val="1372024310"/>
  </wne:recipientData>
  <wne:recipientData>
    <wne:active wne:val="0"/>
    <wne:hash wne:val="892272274"/>
  </wne:recipientData>
  <wne:recipientData>
    <wne:active wne:val="0"/>
    <wne:hash wne:val="151754556"/>
  </wne:recipientData>
  <wne:recipientData>
    <wne:active wne:val="0"/>
    <wne:hash wne:val="428416555"/>
  </wne:recipientData>
  <wne:recipientData>
    <wne:active wne:val="0"/>
    <wne:hash wne:val="-2005137159"/>
  </wne:recipientData>
  <wne:recipientData>
    <wne:active wne:val="0"/>
    <wne:hash wne:val="274288480"/>
  </wne:recipientData>
  <wne:recipientData>
    <wne:active wne:val="0"/>
    <wne:hash wne:val="-173131725"/>
  </wne:recipientData>
  <wne:recipientData>
    <wne:active wne:val="0"/>
    <wne:hash wne:val="-1452908788"/>
  </wne:recipientData>
  <wne:recipientData>
    <wne:active wne:val="0"/>
    <wne:hash wne:val="893719640"/>
  </wne:recipientData>
  <wne:recipientData>
    <wne:active wne:val="0"/>
    <wne:hash wne:val="-3006792"/>
  </wne:recipientData>
  <wne:recipientData>
    <wne:active wne:val="0"/>
    <wne:hash wne:val="-1941607051"/>
  </wne:recipientData>
  <wne:recipientData>
    <wne:active wne:val="0"/>
    <wne:hash wne:val="528296892"/>
  </wne:recipientData>
  <wne:recipientData>
    <wne:active wne:val="0"/>
    <wne:hash wne:val="-1606896309"/>
  </wne:recipientData>
  <wne:recipientData>
    <wne:active wne:val="0"/>
    <wne:hash wne:val="-1776002086"/>
  </wne:recipientData>
  <wne:recipientData>
    <wne:active wne:val="0"/>
    <wne:hash wne:val="-994967587"/>
  </wne:recipientData>
  <wne:recipientData>
    <wne:active wne:val="0"/>
    <wne:hash wne:val="2029424812"/>
  </wne:recipientData>
  <wne:recipientData>
    <wne:active wne:val="0"/>
    <wne:hash wne:val="1470787310"/>
  </wne:recipientData>
  <wne:recipientData>
    <wne:active wne:val="0"/>
    <wne:hash wne:val="638481352"/>
  </wne:recipientData>
  <wne:recipientData>
    <wne:active wne:val="0"/>
    <wne:hash wne:val="-170708798"/>
  </wne:recipientData>
  <wne:recipientData>
    <wne:active wne:val="0"/>
    <wne:hash wne:val="-1621898404"/>
  </wne:recipientData>
  <wne:recipientData>
    <wne:active wne:val="0"/>
    <wne:hash wne:val="-262899387"/>
  </wne:recipientData>
  <wne:recipientData>
    <wne:active wne:val="0"/>
    <wne:hash wne:val="1016289212"/>
  </wne:recipientData>
  <wne:recipientData>
    <wne:active wne:val="0"/>
    <wne:hash wne:val="-1984368065"/>
  </wne:recipientData>
  <wne:recipientData>
    <wne:active wne:val="0"/>
    <wne:hash wne:val="-1487748118"/>
  </wne:recipientData>
  <wne:recipientData>
    <wne:active wne:val="0"/>
    <wne:hash wne:val="392738153"/>
  </wne:recipientData>
  <wne:recipientData>
    <wne:active wne:val="0"/>
    <wne:hash wne:val="299934126"/>
  </wne:recipientData>
  <wne:recipientData>
    <wne:active wne:val="0"/>
    <wne:hash wne:val="-127186062"/>
  </wne:recipientData>
  <wne:recipientData>
    <wne:active wne:val="0"/>
    <wne:hash wne:val="151027288"/>
  </wne:recipientData>
  <wne:recipientData>
    <wne:active wne:val="0"/>
    <wne:hash wne:val="2085630457"/>
  </wne:recipientData>
  <wne:recipientData>
    <wne:active wne:val="0"/>
    <wne:hash wne:val="-1141469959"/>
  </wne:recipientData>
  <wne:recipientData>
    <wne:active wne:val="0"/>
    <wne:hash wne:val="-2081114797"/>
  </wne:recipientData>
  <wne:recipientData>
    <wne:active wne:val="0"/>
    <wne:hash wne:val="-671281050"/>
  </wne:recipientData>
  <wne:recipientData>
    <wne:active wne:val="0"/>
    <wne:hash wne:val="-451582909"/>
  </wne:recipientData>
  <wne:recipientData>
    <wne:active wne:val="0"/>
    <wne:hash wne:val="260152289"/>
  </wne:recipientData>
  <wne:recipientData>
    <wne:active wne:val="0"/>
    <wne:hash wne:val="1711625344"/>
  </wne:recipientData>
  <wne:recipientData>
    <wne:active wne:val="0"/>
    <wne:hash wne:val="1901257056"/>
  </wne:recipientData>
  <wne:recipientData>
    <wne:active wne:val="0"/>
    <wne:hash wne:val="1206977660"/>
  </wne:recipientData>
  <wne:recipientData>
    <wne:active wne:val="0"/>
    <wne:hash wne:val="-1195335994"/>
  </wne:recipientData>
  <wne:recipientData>
    <wne:active wne:val="0"/>
    <wne:hash wne:val="-1499165134"/>
  </wne:recipientData>
  <wne:recipientData>
    <wne:active wne:val="0"/>
    <wne:hash wne:val="-1958054206"/>
  </wne:recipientData>
  <wne:recipientData>
    <wne:active wne:val="0"/>
    <wne:hash wne:val="-204000616"/>
  </wne:recipientData>
  <wne:recipientData>
    <wne:active wne:val="0"/>
    <wne:hash wne:val="-708157179"/>
  </wne:recipientData>
  <wne:recipientData>
    <wne:active wne:val="0"/>
    <wne:hash wne:val="-1343848208"/>
  </wne:recipientData>
  <wne:recipientData>
    <wne:active wne:val="0"/>
    <wne:hash wne:val="-113908176"/>
  </wne:recipientData>
  <wne:recipientData>
    <wne:active wne:val="0"/>
    <wne:hash wne:val="-1752872604"/>
  </wne:recipientData>
  <wne:recipientData>
    <wne:active wne:val="0"/>
    <wne:hash wne:val="375157702"/>
  </wne:recipientData>
  <wne:recipientData>
    <wne:active wne:val="0"/>
    <wne:hash wne:val="-610947429"/>
  </wne:recipientData>
  <wne:recipientData>
    <wne:active wne:val="0"/>
    <wne:hash wne:val="-214365401"/>
  </wne:recipientData>
  <wne:recipientData>
    <wne:active wne:val="0"/>
    <wne:hash wne:val="1346586328"/>
  </wne:recipientData>
  <wne:recipientData>
    <wne:active wne:val="0"/>
    <wne:hash wne:val="-1570066962"/>
  </wne:recipientData>
  <wne:recipientData>
    <wne:active wne:val="0"/>
    <wne:hash wne:val="-1040189376"/>
  </wne:recipientData>
  <wne:recipientData>
    <wne:active wne:val="0"/>
    <wne:hash wne:val="-1570403579"/>
  </wne:recipientData>
  <wne:recipientData>
    <wne:active wne:val="0"/>
    <wne:hash wne:val="1511054817"/>
  </wne:recipientData>
  <wne:recipientData>
    <wne:active wne:val="0"/>
    <wne:hash wne:val="189544020"/>
  </wne:recipientData>
  <wne:recipientData>
    <wne:active wne:val="0"/>
    <wne:hash wne:val="259018391"/>
  </wne:recipientData>
  <wne:recipientData>
    <wne:active wne:val="0"/>
    <wne:hash wne:val="-1619563532"/>
  </wne:recipientData>
  <wne:recipientData>
    <wne:active wne:val="0"/>
    <wne:hash wne:val="1779064105"/>
  </wne:recipientData>
  <wne:recipientData>
    <wne:active wne:val="0"/>
    <wne:hash wne:val="340258261"/>
  </wne:recipientData>
  <wne:recipientData>
    <wne:active wne:val="0"/>
    <wne:hash wne:val="-550619095"/>
  </wne:recipientData>
  <wne:recipientData>
    <wne:active wne:val="0"/>
    <wne:hash wne:val="-105705337"/>
  </wne:recipientData>
  <wne:recipientData>
    <wne:active wne:val="0"/>
    <wne:hash wne:val="534460100"/>
  </wne:recipientData>
  <wne:recipientData>
    <wne:active wne:val="0"/>
    <wne:hash wne:val="-274687208"/>
  </wne:recipientData>
  <wne:recipientData>
    <wne:active wne:val="0"/>
    <wne:hash wne:val="1863673296"/>
  </wne:recipientData>
  <wne:recipientData>
    <wne:active wne:val="0"/>
    <wne:hash wne:val="-691598397"/>
  </wne:recipientData>
  <wne:recipientData>
    <wne:active wne:val="0"/>
    <wne:hash wne:val="1293588974"/>
  </wne:recipientData>
  <wne:recipientData>
    <wne:active wne:val="0"/>
    <wne:hash wne:val="762295711"/>
  </wne:recipientData>
  <wne:recipientData>
    <wne:active wne:val="0"/>
    <wne:hash wne:val="57854849"/>
  </wne:recipientData>
  <wne:recipientData>
    <wne:active wne:val="0"/>
    <wne:hash wne:val="-776484739"/>
  </wne:recipientData>
  <wne:recipientData>
    <wne:active wne:val="0"/>
    <wne:hash wne:val="370574291"/>
  </wne:recipientData>
  <wne:recipientData>
    <wne:active wne:val="0"/>
    <wne:hash wne:val="-347411235"/>
  </wne:recipientData>
  <wne:recipientData>
    <wne:active wne:val="0"/>
    <wne:hash wne:val="-2084013118"/>
  </wne:recipientData>
  <wne:recipientData>
    <wne:active wne:val="0"/>
    <wne:hash wne:val="-1706220116"/>
  </wne:recipientData>
  <wne:recipientData>
    <wne:active wne:val="0"/>
    <wne:hash wne:val="1632393526"/>
  </wne:recipientData>
  <wne:recipientData>
    <wne:active wne:val="0"/>
    <wne:hash wne:val="-836605796"/>
  </wne:recipientData>
  <wne:recipientData>
    <wne:active wne:val="0"/>
    <wne:hash wne:val="50478198"/>
  </wne:recipientData>
  <wne:recipientData>
    <wne:active wne:val="0"/>
    <wne:hash wne:val="-1608940348"/>
  </wne:recipientData>
  <wne:recipientData>
    <wne:active wne:val="0"/>
    <wne:hash wne:val="-1965053110"/>
  </wne:recipientData>
  <wne:recipientData>
    <wne:active wne:val="0"/>
    <wne:hash wne:val="-602279887"/>
  </wne:recipientData>
  <wne:recipientData>
    <wne:active wne:val="0"/>
    <wne:hash wne:val="-434765784"/>
  </wne:recipientData>
  <wne:recipientData>
    <wne:active wne:val="0"/>
    <wne:hash wne:val="2003321179"/>
  </wne:recipientData>
  <wne:recipientData>
    <wne:active wne:val="0"/>
    <wne:hash wne:val="329836866"/>
  </wne:recipientData>
  <wne:recipientData>
    <wne:active wne:val="0"/>
    <wne:hash wne:val="1202697313"/>
  </wne:recipientData>
  <wne:recipientData>
    <wne:active wne:val="0"/>
    <wne:hash wne:val="-869267022"/>
  </wne:recipientData>
  <wne:recipientData>
    <wne:active wne:val="0"/>
    <wne:hash wne:val="665578554"/>
  </wne:recipientData>
  <wne:recipientData>
    <wne:active wne:val="0"/>
    <wne:hash wne:val="-1050949060"/>
  </wne:recipientData>
  <wne:recipientData>
    <wne:active wne:val="0"/>
    <wne:hash wne:val="387083189"/>
  </wne:recipientData>
  <wne:recipientData>
    <wne:active wne:val="0"/>
    <wne:hash wne:val="-57548199"/>
  </wne:recipientData>
  <wne:recipientData>
    <wne:active wne:val="0"/>
    <wne:hash wne:val="-1849333827"/>
  </wne:recipientData>
  <wne:recipientData>
    <wne:active wne:val="0"/>
    <wne:hash wne:val="203887660"/>
  </wne:recipientData>
  <wne:recipientData>
    <wne:active wne:val="0"/>
    <wne:hash wne:val="2041353636"/>
  </wne:recipientData>
  <wne:recipientData>
    <wne:active wne:val="0"/>
    <wne:hash wne:val="-1031059771"/>
  </wne:recipientData>
  <wne:recipientData>
    <wne:active wne:val="0"/>
    <wne:hash wne:val="-978858720"/>
  </wne:recipientData>
  <wne:recipientData>
    <wne:active wne:val="0"/>
    <wne:hash wne:val="-1152722877"/>
  </wne:recipientData>
  <wne:recipientData>
    <wne:active wne:val="0"/>
    <wne:hash wne:val="1233239275"/>
  </wne:recipientData>
  <wne:recipientData>
    <wne:active wne:val="0"/>
    <wne:hash wne:val="-2024182474"/>
  </wne:recipientData>
  <wne:recipientData>
    <wne:active wne:val="0"/>
    <wne:hash wne:val="1648670464"/>
  </wne:recipientData>
  <wne:recipientData>
    <wne:active wne:val="0"/>
    <wne:hash wne:val="-1395095461"/>
  </wne:recipientData>
  <wne:recipientData>
    <wne:active wne:val="0"/>
    <wne:hash wne:val="-634212978"/>
  </wne:recipientData>
  <wne:recipientData>
    <wne:active wne:val="0"/>
    <wne:hash wne:val="1808673778"/>
  </wne:recipientData>
  <wne:recipientData>
    <wne:active wne:val="0"/>
    <wne:hash wne:val="2117980740"/>
  </wne:recipientData>
  <wne:recipientData>
    <wne:active wne:val="0"/>
    <wne:hash wne:val="1908629882"/>
  </wne:recipientData>
  <wne:recipientData>
    <wne:active wne:val="0"/>
    <wne:hash wne:val="-1970691089"/>
  </wne:recipientData>
  <wne:recipientData>
    <wne:active wne:val="0"/>
    <wne:hash wne:val="75803166"/>
  </wne:recipientData>
  <wne:recipientData>
    <wne:active wne:val="0"/>
    <wne:hash wne:val="411176342"/>
  </wne:recipientData>
  <wne:recipientData>
    <wne:active wne:val="0"/>
    <wne:hash wne:val="-1840314769"/>
  </wne:recipientData>
  <wne:recipientData>
    <wne:active wne:val="0"/>
    <wne:hash wne:val="-1392776565"/>
  </wne:recipientData>
  <wne:recipientData>
    <wne:active wne:val="0"/>
    <wne:hash wne:val="-207315928"/>
  </wne:recipientData>
  <wne:recipientData>
    <wne:active wne:val="0"/>
    <wne:hash wne:val="-963629727"/>
  </wne:recipientData>
  <wne:recipientData>
    <wne:active wne:val="0"/>
    <wne:hash wne:val="647703936"/>
  </wne:recipientData>
  <wne:recipientData>
    <wne:active wne:val="0"/>
    <wne:hash wne:val="983959906"/>
  </wne:recipientData>
  <wne:recipientData>
    <wne:active wne:val="0"/>
    <wne:hash wne:val="587280655"/>
  </wne:recipientData>
  <wne:recipientData>
    <wne:active wne:val="0"/>
    <wne:hash wne:val="1750658446"/>
  </wne:recipientData>
  <wne:recipientData>
    <wne:active wne:val="0"/>
    <wne:hash wne:val="-5670392"/>
  </wne:recipientData>
  <wne:recipientData>
    <wne:active wne:val="0"/>
    <wne:hash wne:val="-825828042"/>
  </wne:recipientData>
  <wne:recipientData>
    <wne:active wne:val="0"/>
    <wne:hash wne:val="-48096070"/>
  </wne:recipientData>
  <wne:recipientData>
    <wne:active wne:val="0"/>
    <wne:hash wne:val="-1029715610"/>
  </wne:recipientData>
  <wne:recipientData>
    <wne:active wne:val="0"/>
    <wne:hash wne:val="1877752566"/>
  </wne:recipientData>
  <wne:recipientData>
    <wne:active wne:val="0"/>
    <wne:hash wne:val="-1770007812"/>
  </wne:recipientData>
  <wne:recipientData>
    <wne:active wne:val="0"/>
    <wne:hash wne:val="-1009194812"/>
  </wne:recipientData>
  <wne:recipientData>
    <wne:active wne:val="0"/>
    <wne:hash wne:val="736142418"/>
  </wne:recipientData>
  <wne:recipientData>
    <wne:active wne:val="0"/>
    <wne:hash wne:val="-1829050377"/>
  </wne:recipientData>
  <wne:recipientData>
    <wne:active wne:val="0"/>
    <wne:hash wne:val="-1885845068"/>
  </wne:recipientData>
  <wne:recipientData>
    <wne:active wne:val="0"/>
    <wne:hash wne:val="268416302"/>
  </wne:recipientData>
  <wne:recipientData>
    <wne:active wne:val="0"/>
    <wne:hash wne:val="-2082880244"/>
  </wne:recipientData>
  <wne:recipientData>
    <wne:active wne:val="0"/>
    <wne:hash wne:val="1286810773"/>
  </wne:recipientData>
  <wne:recipientData>
    <wne:active wne:val="0"/>
    <wne:hash wne:val="903590840"/>
  </wne:recipientData>
  <wne:recipientData>
    <wne:active wne:val="0"/>
    <wne:hash wne:val="1123206750"/>
  </wne:recipientData>
  <wne:recipientData>
    <wne:active wne:val="0"/>
    <wne:hash wne:val="-2046118967"/>
  </wne:recipientData>
  <wne:recipientData>
    <wne:active wne:val="0"/>
    <wne:hash wne:val="1644008570"/>
  </wne:recipientData>
  <wne:recipientData>
    <wne:active wne:val="0"/>
    <wne:hash wne:val="1538741817"/>
  </wne:recipientData>
  <wne:recipientData>
    <wne:active wne:val="0"/>
    <wne:hash wne:val="-676301231"/>
  </wne:recipientData>
  <wne:recipientData>
    <wne:active wne:val="0"/>
    <wne:hash wne:val="1662738666"/>
  </wne:recipientData>
  <wne:recipientData>
    <wne:active wne:val="0"/>
    <wne:hash wne:val="1693963213"/>
  </wne:recipientData>
  <wne:recipientData>
    <wne:active wne:val="0"/>
    <wne:hash wne:val="1758841178"/>
  </wne:recipientData>
  <wne:recipientData>
    <wne:active wne:val="0"/>
    <wne:hash wne:val="432080058"/>
  </wne:recipientData>
  <wne:recipientData>
    <wne:active wne:val="0"/>
    <wne:hash wne:val="-1013987430"/>
  </wne:recipientData>
  <wne:recipientData>
    <wne:active wne:val="0"/>
    <wne:hash wne:val="-93904033"/>
  </wne:recipientData>
  <wne:recipientData>
    <wne:active wne:val="0"/>
    <wne:hash wne:val="1743873004"/>
  </wne:recipientData>
  <wne:recipientData>
    <wne:active wne:val="0"/>
    <wne:hash wne:val="1167059039"/>
  </wne:recipientData>
  <wne:recipientData>
    <wne:active wne:val="0"/>
    <wne:hash wne:val="-2094009287"/>
  </wne:recipientData>
  <wne:recipientData>
    <wne:active wne:val="0"/>
    <wne:hash wne:val="-1414855269"/>
  </wne:recipientData>
  <wne:recipientData>
    <wne:active wne:val="0"/>
    <wne:hash wne:val="-680013153"/>
  </wne:recipientData>
  <wne:recipientData>
    <wne:active wne:val="0"/>
    <wne:hash wne:val="594386221"/>
  </wne:recipientData>
  <wne:recipientData>
    <wne:active wne:val="0"/>
    <wne:hash wne:val="422697689"/>
  </wne:recipientData>
  <wne:recipientData>
    <wne:active wne:val="0"/>
    <wne:hash wne:val="1877707455"/>
  </wne:recipientData>
  <wne:recipientData>
    <wne:active wne:val="0"/>
    <wne:hash wne:val="1595776224"/>
  </wne:recipientData>
  <wne:recipientData>
    <wne:active wne:val="0"/>
    <wne:hash wne:val="507816757"/>
  </wne:recipientData>
  <wne:recipientData>
    <wne:active wne:val="0"/>
    <wne:hash wne:val="-1441955826"/>
  </wne:recipientData>
  <wne:recipientData>
    <wne:active wne:val="0"/>
    <wne:hash wne:val="-1991583089"/>
  </wne:recipientData>
  <wne:recipientData>
    <wne:active wne:val="0"/>
    <wne:hash wne:val="1945543542"/>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recipientData>
  <wne:recipientData>
    <wne:active wne:val="0"/>
    <wne:hash wne:val="-1807731353"/>
  </wne:recipientData>
  <wne:recipientData>
    <wne:active wne:val="0"/>
    <wne:hash wne:val="-469664613"/>
  </wne:recipientData>
  <wne:recipientData>
    <wne:active wne:val="0"/>
    <wne:hash wne:val="-1455807548"/>
  </wne:recipientData>
  <wne:recipientData>
    <wne:active wne:val="1"/>
    <wne:hash wne:val="-1378320383"/>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mailMerge>
    <w:mainDocumentType w:val="formLetters"/>
    <w:linkToQuery/>
    <w:dataType w:val="native"/>
    <w:connectString w:val="Provider=Microsoft.ACE.OLEDB.12.0;User ID=Admin;Data Source=C:\Users\Lenovo\OneDrive\ENROLAMIENTO-2026\BASE DE DATOS EASY OFFICE 2026 ONEDRIV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2026$'` "/>
    <w:dataSource r:id="rId1"/>
    <w:viewMergedData/>
    <w:activeRecord w:val="166"/>
    <w:odso>
      <w:udl w:val="Provider=Microsoft.ACE.OLEDB.12.0;User ID=Admin;Data Source=C:\Users\Lenovo\OneDrive\ENROLAMIENTO-2026\BASE DE DATOS EASY OFFICE 2026 ONEDRIV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2026$'"/>
      <w:src r:id="rId2"/>
      <w:colDelim w:val="9"/>
      <w:type w:val="database"/>
      <w:fHdr/>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type w:val="dbColumn"/>
        <w:name w:val="EMPRESA"/>
        <w:mappedName w:val="Organización"/>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type w:val="dbColumn"/>
        <w:name w:val="MAIL"/>
        <w:mappedName w:val="Dirección de correo electrónico"/>
        <w:column w:val="29"/>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fieldMapData>
        <w:column w:val="0"/>
        <w:lid w:val="es-CL"/>
      </w:fieldMapData>
      <w:recipientData r:id="rId3"/>
    </w:odso>
  </w:mailMerg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2C7"/>
    <w:rsid w:val="00002374"/>
    <w:rsid w:val="00010427"/>
    <w:rsid w:val="000137D3"/>
    <w:rsid w:val="00021B9B"/>
    <w:rsid w:val="00024C52"/>
    <w:rsid w:val="00026874"/>
    <w:rsid w:val="00035094"/>
    <w:rsid w:val="00037816"/>
    <w:rsid w:val="00043CA9"/>
    <w:rsid w:val="00045FC0"/>
    <w:rsid w:val="00047275"/>
    <w:rsid w:val="0005162A"/>
    <w:rsid w:val="00057169"/>
    <w:rsid w:val="000656AD"/>
    <w:rsid w:val="00070AC0"/>
    <w:rsid w:val="000710AD"/>
    <w:rsid w:val="00075233"/>
    <w:rsid w:val="000756D6"/>
    <w:rsid w:val="00081949"/>
    <w:rsid w:val="000914FB"/>
    <w:rsid w:val="000930C9"/>
    <w:rsid w:val="000939BA"/>
    <w:rsid w:val="00095D8A"/>
    <w:rsid w:val="000A4A08"/>
    <w:rsid w:val="000B66A8"/>
    <w:rsid w:val="000C4C1C"/>
    <w:rsid w:val="000C7020"/>
    <w:rsid w:val="000D6B6D"/>
    <w:rsid w:val="000D7C9D"/>
    <w:rsid w:val="000E190C"/>
    <w:rsid w:val="000E26EB"/>
    <w:rsid w:val="000E36AC"/>
    <w:rsid w:val="000F01EC"/>
    <w:rsid w:val="000F310A"/>
    <w:rsid w:val="000F5290"/>
    <w:rsid w:val="001119B5"/>
    <w:rsid w:val="00115A10"/>
    <w:rsid w:val="00126B8C"/>
    <w:rsid w:val="00127A35"/>
    <w:rsid w:val="00132F26"/>
    <w:rsid w:val="00141AF1"/>
    <w:rsid w:val="001447BD"/>
    <w:rsid w:val="00156C2C"/>
    <w:rsid w:val="00167EA5"/>
    <w:rsid w:val="0018011F"/>
    <w:rsid w:val="00181418"/>
    <w:rsid w:val="001930CC"/>
    <w:rsid w:val="0019765F"/>
    <w:rsid w:val="00197D2F"/>
    <w:rsid w:val="001A2E3B"/>
    <w:rsid w:val="001B6F32"/>
    <w:rsid w:val="001C33C0"/>
    <w:rsid w:val="001C668A"/>
    <w:rsid w:val="001D233D"/>
    <w:rsid w:val="001E2A45"/>
    <w:rsid w:val="001E2BEB"/>
    <w:rsid w:val="001E5816"/>
    <w:rsid w:val="00204389"/>
    <w:rsid w:val="00210423"/>
    <w:rsid w:val="00212907"/>
    <w:rsid w:val="00226513"/>
    <w:rsid w:val="00227618"/>
    <w:rsid w:val="0023346F"/>
    <w:rsid w:val="00234CB9"/>
    <w:rsid w:val="00275EC9"/>
    <w:rsid w:val="00276903"/>
    <w:rsid w:val="00280D73"/>
    <w:rsid w:val="00293139"/>
    <w:rsid w:val="00294543"/>
    <w:rsid w:val="002A43A7"/>
    <w:rsid w:val="002B6288"/>
    <w:rsid w:val="002C0228"/>
    <w:rsid w:val="002C0616"/>
    <w:rsid w:val="002D7201"/>
    <w:rsid w:val="002D7892"/>
    <w:rsid w:val="002E1090"/>
    <w:rsid w:val="002E60CB"/>
    <w:rsid w:val="002F0AFD"/>
    <w:rsid w:val="002F1FE9"/>
    <w:rsid w:val="002F21BF"/>
    <w:rsid w:val="002F495D"/>
    <w:rsid w:val="0030143B"/>
    <w:rsid w:val="00303327"/>
    <w:rsid w:val="00305829"/>
    <w:rsid w:val="00314933"/>
    <w:rsid w:val="00333A1E"/>
    <w:rsid w:val="00334CBD"/>
    <w:rsid w:val="003420DB"/>
    <w:rsid w:val="003467DF"/>
    <w:rsid w:val="00346F20"/>
    <w:rsid w:val="00355E66"/>
    <w:rsid w:val="00360FD1"/>
    <w:rsid w:val="00362107"/>
    <w:rsid w:val="00390C2D"/>
    <w:rsid w:val="00390C35"/>
    <w:rsid w:val="00397EE9"/>
    <w:rsid w:val="003B0224"/>
    <w:rsid w:val="003B31D6"/>
    <w:rsid w:val="003C3F8C"/>
    <w:rsid w:val="003D25C7"/>
    <w:rsid w:val="003E69AB"/>
    <w:rsid w:val="003F4435"/>
    <w:rsid w:val="003F627C"/>
    <w:rsid w:val="0040682C"/>
    <w:rsid w:val="004223C0"/>
    <w:rsid w:val="00422CB2"/>
    <w:rsid w:val="00436981"/>
    <w:rsid w:val="00454A5E"/>
    <w:rsid w:val="00456F4A"/>
    <w:rsid w:val="004633E6"/>
    <w:rsid w:val="0046510F"/>
    <w:rsid w:val="00472171"/>
    <w:rsid w:val="00480358"/>
    <w:rsid w:val="00481ADA"/>
    <w:rsid w:val="004857C6"/>
    <w:rsid w:val="00490369"/>
    <w:rsid w:val="004905D3"/>
    <w:rsid w:val="004A345B"/>
    <w:rsid w:val="004A497D"/>
    <w:rsid w:val="004B730E"/>
    <w:rsid w:val="004B73B7"/>
    <w:rsid w:val="004C11CB"/>
    <w:rsid w:val="004C1D43"/>
    <w:rsid w:val="004D62E5"/>
    <w:rsid w:val="004D7753"/>
    <w:rsid w:val="004E291C"/>
    <w:rsid w:val="004E2D1B"/>
    <w:rsid w:val="004E3308"/>
    <w:rsid w:val="004F1317"/>
    <w:rsid w:val="004F5C76"/>
    <w:rsid w:val="004F5F7F"/>
    <w:rsid w:val="00502F95"/>
    <w:rsid w:val="005052F3"/>
    <w:rsid w:val="005140E2"/>
    <w:rsid w:val="00514764"/>
    <w:rsid w:val="005170E7"/>
    <w:rsid w:val="00520448"/>
    <w:rsid w:val="0052256A"/>
    <w:rsid w:val="00522930"/>
    <w:rsid w:val="005302F0"/>
    <w:rsid w:val="00532C26"/>
    <w:rsid w:val="00533423"/>
    <w:rsid w:val="00544598"/>
    <w:rsid w:val="00545D65"/>
    <w:rsid w:val="00547810"/>
    <w:rsid w:val="00554C78"/>
    <w:rsid w:val="00560126"/>
    <w:rsid w:val="00560814"/>
    <w:rsid w:val="00563664"/>
    <w:rsid w:val="00576553"/>
    <w:rsid w:val="005949C9"/>
    <w:rsid w:val="005958BC"/>
    <w:rsid w:val="005A482E"/>
    <w:rsid w:val="005A539E"/>
    <w:rsid w:val="005B0013"/>
    <w:rsid w:val="005C3359"/>
    <w:rsid w:val="005D1F48"/>
    <w:rsid w:val="005D7817"/>
    <w:rsid w:val="005E036C"/>
    <w:rsid w:val="005F0612"/>
    <w:rsid w:val="005F2BF4"/>
    <w:rsid w:val="005F456E"/>
    <w:rsid w:val="005F45B6"/>
    <w:rsid w:val="005F479F"/>
    <w:rsid w:val="005F5CC9"/>
    <w:rsid w:val="00600FD3"/>
    <w:rsid w:val="0060552A"/>
    <w:rsid w:val="00605A44"/>
    <w:rsid w:val="00612649"/>
    <w:rsid w:val="0062065F"/>
    <w:rsid w:val="00622271"/>
    <w:rsid w:val="00630B8E"/>
    <w:rsid w:val="00641E9C"/>
    <w:rsid w:val="0064474A"/>
    <w:rsid w:val="00653425"/>
    <w:rsid w:val="00656A6F"/>
    <w:rsid w:val="006635A0"/>
    <w:rsid w:val="006674AE"/>
    <w:rsid w:val="006717BD"/>
    <w:rsid w:val="0067424C"/>
    <w:rsid w:val="00676AC1"/>
    <w:rsid w:val="00683CE2"/>
    <w:rsid w:val="00684A18"/>
    <w:rsid w:val="00694B2D"/>
    <w:rsid w:val="006A062F"/>
    <w:rsid w:val="006A16A2"/>
    <w:rsid w:val="006A5232"/>
    <w:rsid w:val="006B0E38"/>
    <w:rsid w:val="006B38CE"/>
    <w:rsid w:val="006B6020"/>
    <w:rsid w:val="006C6E2D"/>
    <w:rsid w:val="006D210A"/>
    <w:rsid w:val="006D2183"/>
    <w:rsid w:val="006D3E56"/>
    <w:rsid w:val="006D7094"/>
    <w:rsid w:val="006F1062"/>
    <w:rsid w:val="007059C0"/>
    <w:rsid w:val="00712BD4"/>
    <w:rsid w:val="00715D0E"/>
    <w:rsid w:val="00720904"/>
    <w:rsid w:val="00720A04"/>
    <w:rsid w:val="00722238"/>
    <w:rsid w:val="007325D6"/>
    <w:rsid w:val="00737583"/>
    <w:rsid w:val="00742C79"/>
    <w:rsid w:val="00743F7E"/>
    <w:rsid w:val="007451DC"/>
    <w:rsid w:val="00753292"/>
    <w:rsid w:val="007652CF"/>
    <w:rsid w:val="00771A77"/>
    <w:rsid w:val="007759FB"/>
    <w:rsid w:val="00780F38"/>
    <w:rsid w:val="007812AC"/>
    <w:rsid w:val="007A0530"/>
    <w:rsid w:val="007A1F49"/>
    <w:rsid w:val="007A35F6"/>
    <w:rsid w:val="007B6574"/>
    <w:rsid w:val="007C0148"/>
    <w:rsid w:val="007C3529"/>
    <w:rsid w:val="007C462A"/>
    <w:rsid w:val="007D292F"/>
    <w:rsid w:val="007E175D"/>
    <w:rsid w:val="007E40C7"/>
    <w:rsid w:val="007E47AB"/>
    <w:rsid w:val="007F0726"/>
    <w:rsid w:val="007F0C72"/>
    <w:rsid w:val="007F4360"/>
    <w:rsid w:val="008046D3"/>
    <w:rsid w:val="008130DE"/>
    <w:rsid w:val="008158EE"/>
    <w:rsid w:val="00821A7F"/>
    <w:rsid w:val="00831793"/>
    <w:rsid w:val="0083607B"/>
    <w:rsid w:val="00843BE3"/>
    <w:rsid w:val="00845F10"/>
    <w:rsid w:val="00850DF2"/>
    <w:rsid w:val="00860FB4"/>
    <w:rsid w:val="008639B6"/>
    <w:rsid w:val="008657FA"/>
    <w:rsid w:val="008659DF"/>
    <w:rsid w:val="0086726F"/>
    <w:rsid w:val="008741DC"/>
    <w:rsid w:val="008806FF"/>
    <w:rsid w:val="008878EC"/>
    <w:rsid w:val="00887B7F"/>
    <w:rsid w:val="008932C7"/>
    <w:rsid w:val="0089388F"/>
    <w:rsid w:val="00895ED6"/>
    <w:rsid w:val="008A7D73"/>
    <w:rsid w:val="008B469E"/>
    <w:rsid w:val="008B56A5"/>
    <w:rsid w:val="008B67EE"/>
    <w:rsid w:val="008C138C"/>
    <w:rsid w:val="008C1F8D"/>
    <w:rsid w:val="008C3C06"/>
    <w:rsid w:val="008D6AF3"/>
    <w:rsid w:val="008E05A3"/>
    <w:rsid w:val="008F131D"/>
    <w:rsid w:val="008F1601"/>
    <w:rsid w:val="008F22BE"/>
    <w:rsid w:val="00900033"/>
    <w:rsid w:val="009026F5"/>
    <w:rsid w:val="009076E3"/>
    <w:rsid w:val="00912E25"/>
    <w:rsid w:val="00937E8E"/>
    <w:rsid w:val="00944145"/>
    <w:rsid w:val="009509FF"/>
    <w:rsid w:val="009559C7"/>
    <w:rsid w:val="00960578"/>
    <w:rsid w:val="009766AB"/>
    <w:rsid w:val="00977184"/>
    <w:rsid w:val="00977990"/>
    <w:rsid w:val="009810A2"/>
    <w:rsid w:val="00985427"/>
    <w:rsid w:val="00987C4F"/>
    <w:rsid w:val="0099174F"/>
    <w:rsid w:val="00991DB6"/>
    <w:rsid w:val="009A3958"/>
    <w:rsid w:val="009A4775"/>
    <w:rsid w:val="009B022F"/>
    <w:rsid w:val="009B0599"/>
    <w:rsid w:val="009B1E64"/>
    <w:rsid w:val="009D33A1"/>
    <w:rsid w:val="009D5F8A"/>
    <w:rsid w:val="009D68D0"/>
    <w:rsid w:val="009E03B5"/>
    <w:rsid w:val="009E3305"/>
    <w:rsid w:val="009E6865"/>
    <w:rsid w:val="00A014DD"/>
    <w:rsid w:val="00A01A7E"/>
    <w:rsid w:val="00A03772"/>
    <w:rsid w:val="00A12411"/>
    <w:rsid w:val="00A12670"/>
    <w:rsid w:val="00A20C17"/>
    <w:rsid w:val="00A22645"/>
    <w:rsid w:val="00A261C7"/>
    <w:rsid w:val="00A41A54"/>
    <w:rsid w:val="00A43959"/>
    <w:rsid w:val="00A50464"/>
    <w:rsid w:val="00A514D1"/>
    <w:rsid w:val="00A56506"/>
    <w:rsid w:val="00A622DA"/>
    <w:rsid w:val="00A642AC"/>
    <w:rsid w:val="00A64A15"/>
    <w:rsid w:val="00A66931"/>
    <w:rsid w:val="00A76EEA"/>
    <w:rsid w:val="00A8322F"/>
    <w:rsid w:val="00A8578C"/>
    <w:rsid w:val="00A9542A"/>
    <w:rsid w:val="00AA1F10"/>
    <w:rsid w:val="00AA47E2"/>
    <w:rsid w:val="00AA680E"/>
    <w:rsid w:val="00AA69C4"/>
    <w:rsid w:val="00AC4DA6"/>
    <w:rsid w:val="00AD31E5"/>
    <w:rsid w:val="00AD325B"/>
    <w:rsid w:val="00AD4ED4"/>
    <w:rsid w:val="00AD69AD"/>
    <w:rsid w:val="00AF319A"/>
    <w:rsid w:val="00AF701A"/>
    <w:rsid w:val="00AF7A2F"/>
    <w:rsid w:val="00B031F5"/>
    <w:rsid w:val="00B245C7"/>
    <w:rsid w:val="00B25D84"/>
    <w:rsid w:val="00B27832"/>
    <w:rsid w:val="00B27F1C"/>
    <w:rsid w:val="00B40B71"/>
    <w:rsid w:val="00B42292"/>
    <w:rsid w:val="00B426C7"/>
    <w:rsid w:val="00B50160"/>
    <w:rsid w:val="00B50AE2"/>
    <w:rsid w:val="00B53B2C"/>
    <w:rsid w:val="00B5538E"/>
    <w:rsid w:val="00B61AF9"/>
    <w:rsid w:val="00B62660"/>
    <w:rsid w:val="00B635AD"/>
    <w:rsid w:val="00B7078E"/>
    <w:rsid w:val="00B8547D"/>
    <w:rsid w:val="00B935E9"/>
    <w:rsid w:val="00BA2C11"/>
    <w:rsid w:val="00BC3706"/>
    <w:rsid w:val="00BF1014"/>
    <w:rsid w:val="00BF30B2"/>
    <w:rsid w:val="00BF3DE3"/>
    <w:rsid w:val="00BF71B2"/>
    <w:rsid w:val="00C00891"/>
    <w:rsid w:val="00C00D74"/>
    <w:rsid w:val="00C110CA"/>
    <w:rsid w:val="00C23D2B"/>
    <w:rsid w:val="00C24424"/>
    <w:rsid w:val="00C3063C"/>
    <w:rsid w:val="00C32BB7"/>
    <w:rsid w:val="00C45AE4"/>
    <w:rsid w:val="00C50AC7"/>
    <w:rsid w:val="00C549A0"/>
    <w:rsid w:val="00C610C9"/>
    <w:rsid w:val="00C65BB6"/>
    <w:rsid w:val="00C765F4"/>
    <w:rsid w:val="00C8621E"/>
    <w:rsid w:val="00CA77B4"/>
    <w:rsid w:val="00CB78A4"/>
    <w:rsid w:val="00CC030C"/>
    <w:rsid w:val="00CD1D66"/>
    <w:rsid w:val="00CD3C34"/>
    <w:rsid w:val="00CD48CF"/>
    <w:rsid w:val="00CD7552"/>
    <w:rsid w:val="00CE0C9F"/>
    <w:rsid w:val="00CF204B"/>
    <w:rsid w:val="00CF2374"/>
    <w:rsid w:val="00D03271"/>
    <w:rsid w:val="00D040C9"/>
    <w:rsid w:val="00D06239"/>
    <w:rsid w:val="00D10758"/>
    <w:rsid w:val="00D11093"/>
    <w:rsid w:val="00D14ED2"/>
    <w:rsid w:val="00D15A5C"/>
    <w:rsid w:val="00D31680"/>
    <w:rsid w:val="00D32CD5"/>
    <w:rsid w:val="00D3627F"/>
    <w:rsid w:val="00D37674"/>
    <w:rsid w:val="00D4158D"/>
    <w:rsid w:val="00D42443"/>
    <w:rsid w:val="00D539A2"/>
    <w:rsid w:val="00D7189A"/>
    <w:rsid w:val="00D71E6F"/>
    <w:rsid w:val="00D72A05"/>
    <w:rsid w:val="00D7398E"/>
    <w:rsid w:val="00D74F47"/>
    <w:rsid w:val="00D80BE2"/>
    <w:rsid w:val="00D82D23"/>
    <w:rsid w:val="00D90792"/>
    <w:rsid w:val="00DA27AA"/>
    <w:rsid w:val="00DA3E9D"/>
    <w:rsid w:val="00DA69F0"/>
    <w:rsid w:val="00DB51E1"/>
    <w:rsid w:val="00DD49D8"/>
    <w:rsid w:val="00DD5BBC"/>
    <w:rsid w:val="00DE05B9"/>
    <w:rsid w:val="00DE45C6"/>
    <w:rsid w:val="00DE6CF0"/>
    <w:rsid w:val="00DF3632"/>
    <w:rsid w:val="00DF5A97"/>
    <w:rsid w:val="00E00CDB"/>
    <w:rsid w:val="00E05670"/>
    <w:rsid w:val="00E1000E"/>
    <w:rsid w:val="00E12838"/>
    <w:rsid w:val="00E22325"/>
    <w:rsid w:val="00E24C09"/>
    <w:rsid w:val="00E32CB5"/>
    <w:rsid w:val="00E33025"/>
    <w:rsid w:val="00E33CE9"/>
    <w:rsid w:val="00E4437C"/>
    <w:rsid w:val="00E44472"/>
    <w:rsid w:val="00E5325A"/>
    <w:rsid w:val="00E538D1"/>
    <w:rsid w:val="00E65133"/>
    <w:rsid w:val="00E73D74"/>
    <w:rsid w:val="00E82354"/>
    <w:rsid w:val="00E905BC"/>
    <w:rsid w:val="00E90B25"/>
    <w:rsid w:val="00E92DBE"/>
    <w:rsid w:val="00E9557E"/>
    <w:rsid w:val="00EA5A80"/>
    <w:rsid w:val="00EB1852"/>
    <w:rsid w:val="00EC1270"/>
    <w:rsid w:val="00EC12D0"/>
    <w:rsid w:val="00EC43BC"/>
    <w:rsid w:val="00EC67E8"/>
    <w:rsid w:val="00EE14FB"/>
    <w:rsid w:val="00EE1DE3"/>
    <w:rsid w:val="00EE5450"/>
    <w:rsid w:val="00EE5D11"/>
    <w:rsid w:val="00EF270A"/>
    <w:rsid w:val="00EF6F82"/>
    <w:rsid w:val="00F06BA8"/>
    <w:rsid w:val="00F14147"/>
    <w:rsid w:val="00F150FE"/>
    <w:rsid w:val="00F4644A"/>
    <w:rsid w:val="00F65875"/>
    <w:rsid w:val="00F6747B"/>
    <w:rsid w:val="00F675DA"/>
    <w:rsid w:val="00F71F06"/>
    <w:rsid w:val="00F931BB"/>
    <w:rsid w:val="00F93FE2"/>
    <w:rsid w:val="00FA54E8"/>
    <w:rsid w:val="00FA6047"/>
    <w:rsid w:val="00FA7442"/>
    <w:rsid w:val="00FB02C3"/>
    <w:rsid w:val="00FB3CF7"/>
    <w:rsid w:val="00FB4AF2"/>
    <w:rsid w:val="00FB4E6F"/>
    <w:rsid w:val="00FC19F0"/>
    <w:rsid w:val="00FC5580"/>
    <w:rsid w:val="00FC69B2"/>
    <w:rsid w:val="00FD7519"/>
    <w:rsid w:val="00FE5C3F"/>
    <w:rsid w:val="00FF4394"/>
    <w:rsid w:val="00FF63F7"/>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25D92"/>
  <w15:chartTrackingRefBased/>
  <w15:docId w15:val="{078E5E2F-EC3B-40A6-9ADA-9802DFBAE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E7"/>
  </w:style>
  <w:style w:type="paragraph" w:styleId="Ttulo1">
    <w:name w:val="heading 1"/>
    <w:basedOn w:val="Normal"/>
    <w:next w:val="Normal"/>
    <w:link w:val="Ttulo1Car"/>
    <w:uiPriority w:val="9"/>
    <w:qFormat/>
    <w:rsid w:val="00893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93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932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32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32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32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32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32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32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32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932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932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932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932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932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32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32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32C7"/>
    <w:rPr>
      <w:rFonts w:eastAsiaTheme="majorEastAsia" w:cstheme="majorBidi"/>
      <w:color w:val="272727" w:themeColor="text1" w:themeTint="D8"/>
    </w:rPr>
  </w:style>
  <w:style w:type="paragraph" w:styleId="Ttulo">
    <w:name w:val="Title"/>
    <w:basedOn w:val="Normal"/>
    <w:next w:val="Normal"/>
    <w:link w:val="TtuloCar"/>
    <w:uiPriority w:val="10"/>
    <w:qFormat/>
    <w:rsid w:val="00893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32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32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32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32C7"/>
    <w:pPr>
      <w:spacing w:before="160"/>
      <w:jc w:val="center"/>
    </w:pPr>
    <w:rPr>
      <w:i/>
      <w:iCs/>
      <w:color w:val="404040" w:themeColor="text1" w:themeTint="BF"/>
    </w:rPr>
  </w:style>
  <w:style w:type="character" w:customStyle="1" w:styleId="CitaCar">
    <w:name w:val="Cita Car"/>
    <w:basedOn w:val="Fuentedeprrafopredeter"/>
    <w:link w:val="Cita"/>
    <w:uiPriority w:val="29"/>
    <w:rsid w:val="008932C7"/>
    <w:rPr>
      <w:i/>
      <w:iCs/>
      <w:color w:val="404040" w:themeColor="text1" w:themeTint="BF"/>
    </w:rPr>
  </w:style>
  <w:style w:type="paragraph" w:styleId="Prrafodelista">
    <w:name w:val="List Paragraph"/>
    <w:basedOn w:val="Normal"/>
    <w:uiPriority w:val="34"/>
    <w:qFormat/>
    <w:rsid w:val="008932C7"/>
    <w:pPr>
      <w:ind w:left="720"/>
      <w:contextualSpacing/>
    </w:pPr>
  </w:style>
  <w:style w:type="character" w:styleId="nfasisintenso">
    <w:name w:val="Intense Emphasis"/>
    <w:basedOn w:val="Fuentedeprrafopredeter"/>
    <w:uiPriority w:val="21"/>
    <w:qFormat/>
    <w:rsid w:val="008932C7"/>
    <w:rPr>
      <w:i/>
      <w:iCs/>
      <w:color w:val="0F4761" w:themeColor="accent1" w:themeShade="BF"/>
    </w:rPr>
  </w:style>
  <w:style w:type="paragraph" w:styleId="Citadestacada">
    <w:name w:val="Intense Quote"/>
    <w:basedOn w:val="Normal"/>
    <w:next w:val="Normal"/>
    <w:link w:val="CitadestacadaCar"/>
    <w:uiPriority w:val="30"/>
    <w:qFormat/>
    <w:rsid w:val="00893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32C7"/>
    <w:rPr>
      <w:i/>
      <w:iCs/>
      <w:color w:val="0F4761" w:themeColor="accent1" w:themeShade="BF"/>
    </w:rPr>
  </w:style>
  <w:style w:type="character" w:styleId="Referenciaintensa">
    <w:name w:val="Intense Reference"/>
    <w:basedOn w:val="Fuentedeprrafopredeter"/>
    <w:uiPriority w:val="32"/>
    <w:qFormat/>
    <w:rsid w:val="008932C7"/>
    <w:rPr>
      <w:b/>
      <w:bCs/>
      <w:smallCaps/>
      <w:color w:val="0F4761" w:themeColor="accent1" w:themeShade="BF"/>
      <w:spacing w:val="5"/>
    </w:rPr>
  </w:style>
  <w:style w:type="paragraph" w:styleId="Encabezado">
    <w:name w:val="header"/>
    <w:basedOn w:val="Normal"/>
    <w:link w:val="EncabezadoCar"/>
    <w:uiPriority w:val="99"/>
    <w:unhideWhenUsed/>
    <w:rsid w:val="008932C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2C7"/>
  </w:style>
  <w:style w:type="paragraph" w:styleId="Piedepgina">
    <w:name w:val="footer"/>
    <w:basedOn w:val="Normal"/>
    <w:link w:val="PiedepginaCar"/>
    <w:uiPriority w:val="99"/>
    <w:unhideWhenUsed/>
    <w:rsid w:val="008932C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2C7"/>
  </w:style>
  <w:style w:type="character" w:customStyle="1" w:styleId="dsmiconlisttext">
    <w:name w:val="dsm_icon_list_text"/>
    <w:basedOn w:val="Fuentedeprrafopredeter"/>
    <w:rsid w:val="005170E7"/>
  </w:style>
  <w:style w:type="table" w:styleId="Tablaconcuadrcula">
    <w:name w:val="Table Grid"/>
    <w:basedOn w:val="Tablanormal"/>
    <w:uiPriority w:val="39"/>
    <w:rsid w:val="009000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C0616"/>
    <w:rPr>
      <w:color w:val="467886" w:themeColor="hyperlink"/>
      <w:u w:val="single"/>
    </w:rPr>
  </w:style>
  <w:style w:type="character" w:customStyle="1" w:styleId="Mencinsinresolver1">
    <w:name w:val="Mención sin resolver1"/>
    <w:basedOn w:val="Fuentedeprrafopredeter"/>
    <w:uiPriority w:val="99"/>
    <w:semiHidden/>
    <w:unhideWhenUsed/>
    <w:rsid w:val="002C0616"/>
    <w:rPr>
      <w:color w:val="605E5C"/>
      <w:shd w:val="clear" w:color="auto" w:fill="E1DFDD"/>
    </w:rPr>
  </w:style>
  <w:style w:type="character" w:customStyle="1" w:styleId="Mencinsinresolver2">
    <w:name w:val="Mención sin resolver2"/>
    <w:basedOn w:val="Fuentedeprrafopredeter"/>
    <w:uiPriority w:val="99"/>
    <w:semiHidden/>
    <w:unhideWhenUsed/>
    <w:rsid w:val="00422CB2"/>
    <w:rPr>
      <w:color w:val="605E5C"/>
      <w:shd w:val="clear" w:color="auto" w:fill="E1DFDD"/>
    </w:rPr>
  </w:style>
  <w:style w:type="paragraph" w:styleId="Revisin">
    <w:name w:val="Revision"/>
    <w:hidden/>
    <w:uiPriority w:val="99"/>
    <w:semiHidden/>
    <w:rsid w:val="00545D65"/>
    <w:pPr>
      <w:spacing w:after="0" w:line="240" w:lineRule="auto"/>
    </w:pPr>
  </w:style>
  <w:style w:type="paragraph" w:styleId="Textodeglobo">
    <w:name w:val="Balloon Text"/>
    <w:basedOn w:val="Normal"/>
    <w:link w:val="TextodegloboCar"/>
    <w:uiPriority w:val="99"/>
    <w:semiHidden/>
    <w:unhideWhenUsed/>
    <w:rsid w:val="00BF71B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F71B2"/>
    <w:rPr>
      <w:rFonts w:ascii="Segoe UI" w:hAnsi="Segoe UI" w:cs="Segoe UI"/>
      <w:sz w:val="18"/>
      <w:szCs w:val="18"/>
    </w:rPr>
  </w:style>
  <w:style w:type="character" w:styleId="Mencinsinresolver">
    <w:name w:val="Unresolved Mention"/>
    <w:basedOn w:val="Fuentedeprrafopredeter"/>
    <w:uiPriority w:val="99"/>
    <w:semiHidden/>
    <w:unhideWhenUsed/>
    <w:rsid w:val="008D6A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tuempresaenundia.cl"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mailto:ayuda@easyoffice.cl" TargetMode="External"/><Relationship Id="rId4" Type="http://schemas.openxmlformats.org/officeDocument/2006/relationships/webSettings" Target="webSettings.xml"/><Relationship Id="rId9" Type="http://schemas.openxmlformats.org/officeDocument/2006/relationships/hyperlink" Target="mailto:pagos@easyoffice.cl"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Lenovo\OneDrive\ENROLAMIENTO-2026\BASE%20DE%20DATOS%20EASY%20OFFICE%202026%20ONEDRIVE.xlsx" TargetMode="External"/><Relationship Id="rId1" Type="http://schemas.openxmlformats.org/officeDocument/2006/relationships/mailMergeSource" Target="file:///C:\Users\Lenovo\OneDrive\ENROLAMIENTO-2026\BASE%20DE%20DATOS%20EASY%20OFFICE%202026%20ONEDRIVE.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A8506-770B-4118-BB60-A91EC9CAE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1938</TotalTime>
  <Pages>3</Pages>
  <Words>2043</Words>
  <Characters>11237</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dc:creator>
  <cp:keywords/>
  <dc:description/>
  <cp:lastModifiedBy>Macô ...</cp:lastModifiedBy>
  <cp:revision>14</cp:revision>
  <cp:lastPrinted>2026-10-05T12:46:00Z</cp:lastPrinted>
  <dcterms:created xsi:type="dcterms:W3CDTF">2026-06-25T19:52:00Z</dcterms:created>
  <dcterms:modified xsi:type="dcterms:W3CDTF">2026-10-05T14:12:00Z</dcterms:modified>
</cp:coreProperties>
</file>